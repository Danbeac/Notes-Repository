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BEC2E" w14:textId="6D29328B" w:rsidR="000B2B99" w:rsidRDefault="000B2B99" w:rsidP="00BC242B">
      <w:pPr>
        <w:jc w:val="center"/>
        <w:rPr>
          <w:rFonts w:ascii="Times New Roman" w:hAnsi="Times New Roman" w:cs="Times New Roman"/>
          <w:b/>
          <w:bCs/>
          <w:i/>
          <w:iCs/>
          <w:sz w:val="48"/>
          <w:szCs w:val="48"/>
        </w:rPr>
      </w:pPr>
      <w:r>
        <w:rPr>
          <w:noProof/>
        </w:rPr>
        <w:drawing>
          <wp:inline distT="0" distB="0" distL="0" distR="0" wp14:anchorId="7CDCD748" wp14:editId="109072B9">
            <wp:extent cx="3171825" cy="12850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1988"/>
                    <a:stretch/>
                  </pic:blipFill>
                  <pic:spPr bwMode="auto">
                    <a:xfrm>
                      <a:off x="0" y="0"/>
                      <a:ext cx="3171825" cy="12850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84EDC3" wp14:editId="2C3DE768">
            <wp:extent cx="1172818" cy="1192530"/>
            <wp:effectExtent l="0" t="0" r="889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3019" b="55439"/>
                    <a:stretch/>
                  </pic:blipFill>
                  <pic:spPr bwMode="auto">
                    <a:xfrm>
                      <a:off x="0" y="0"/>
                      <a:ext cx="1172981" cy="1192696"/>
                    </a:xfrm>
                    <a:prstGeom prst="rect">
                      <a:avLst/>
                    </a:prstGeom>
                    <a:ln>
                      <a:noFill/>
                    </a:ln>
                    <a:extLst>
                      <a:ext uri="{53640926-AAD7-44D8-BBD7-CCE9431645EC}">
                        <a14:shadowObscured xmlns:a14="http://schemas.microsoft.com/office/drawing/2010/main"/>
                      </a:ext>
                    </a:extLst>
                  </pic:spPr>
                </pic:pic>
              </a:graphicData>
            </a:graphic>
          </wp:inline>
        </w:drawing>
      </w:r>
    </w:p>
    <w:p w14:paraId="31C58E76" w14:textId="5D753193" w:rsidR="000B2B99" w:rsidRDefault="000B2B99" w:rsidP="000B2B99">
      <w:r>
        <w:t xml:space="preserve">La </w:t>
      </w:r>
      <w:ins w:id="0" w:author="Unknown">
        <w:r>
          <w:t>programación estructurada</w:t>
        </w:r>
      </w:ins>
      <w:r>
        <w:t xml:space="preserve"> es una técnica para escribir programas orientados a mejorar la claridad, calidad y tiempo de desarrollo de un programa de computadora recurriendo únicamente a subrutinas y tres estructuras básicas: secuencia, selección (</w:t>
      </w:r>
      <w:r>
        <w:rPr>
          <w:rStyle w:val="nfasis"/>
        </w:rPr>
        <w:t>if y switch</w:t>
      </w:r>
      <w:r>
        <w:t>) e iteración (</w:t>
      </w:r>
      <w:r>
        <w:rPr>
          <w:rStyle w:val="nfasis"/>
        </w:rPr>
        <w:t>bucles for y while</w:t>
      </w:r>
      <w:r>
        <w:t>)</w:t>
      </w:r>
    </w:p>
    <w:p w14:paraId="73FBB55B" w14:textId="1A6965E9" w:rsidR="00B61578" w:rsidRDefault="00B61578" w:rsidP="000B2B99"/>
    <w:p w14:paraId="58776D3E" w14:textId="77777777" w:rsidR="00B61578" w:rsidRDefault="00B61578" w:rsidP="000B2B99"/>
    <w:p w14:paraId="69C78D16" w14:textId="277C86D8" w:rsidR="00B61578" w:rsidRDefault="00B61578" w:rsidP="000B2B99"/>
    <w:p w14:paraId="3397591B" w14:textId="77777777" w:rsidR="00B61578" w:rsidRPr="00B61578" w:rsidRDefault="00B61578" w:rsidP="00B615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B61578">
        <w:rPr>
          <w:rFonts w:ascii="Times New Roman" w:eastAsia="Times New Roman" w:hAnsi="Times New Roman" w:cs="Times New Roman"/>
          <w:b/>
          <w:bCs/>
          <w:kern w:val="36"/>
          <w:sz w:val="48"/>
          <w:szCs w:val="48"/>
          <w:lang w:eastAsia="es-CO"/>
        </w:rPr>
        <w:t>Set up de codeblocks y compilador</w:t>
      </w:r>
    </w:p>
    <w:p w14:paraId="50421D46" w14:textId="77777777" w:rsidR="00B61578" w:rsidRPr="00B61578" w:rsidRDefault="00B61578" w:rsidP="00B61578">
      <w:pPr>
        <w:spacing w:before="100" w:beforeAutospacing="1" w:after="100" w:afterAutospacing="1" w:line="240" w:lineRule="auto"/>
        <w:rPr>
          <w:rFonts w:ascii="Times New Roman" w:eastAsia="Times New Roman" w:hAnsi="Times New Roman" w:cs="Times New Roman"/>
          <w:sz w:val="24"/>
          <w:szCs w:val="24"/>
          <w:lang w:eastAsia="es-CO"/>
        </w:rPr>
      </w:pPr>
      <w:r w:rsidRPr="00B61578">
        <w:rPr>
          <w:rFonts w:ascii="Times New Roman" w:eastAsia="Times New Roman" w:hAnsi="Times New Roman" w:cs="Times New Roman"/>
          <w:sz w:val="24"/>
          <w:szCs w:val="24"/>
          <w:lang w:eastAsia="es-CO"/>
        </w:rPr>
        <w:t xml:space="preserve">Un </w:t>
      </w:r>
      <w:r w:rsidRPr="00B61578">
        <w:rPr>
          <w:rFonts w:ascii="Times New Roman" w:eastAsia="Times New Roman" w:hAnsi="Times New Roman" w:cs="Times New Roman"/>
          <w:b/>
          <w:bCs/>
          <w:sz w:val="24"/>
          <w:szCs w:val="24"/>
          <w:lang w:eastAsia="es-CO"/>
        </w:rPr>
        <w:t>entorno de desarrollo integrado</w:t>
      </w:r>
      <w:r w:rsidRPr="00B61578">
        <w:rPr>
          <w:rFonts w:ascii="Times New Roman" w:eastAsia="Times New Roman" w:hAnsi="Times New Roman" w:cs="Times New Roman"/>
          <w:sz w:val="24"/>
          <w:szCs w:val="24"/>
          <w:lang w:eastAsia="es-CO"/>
        </w:rPr>
        <w:t xml:space="preserve"> o entorno de desarrollo interactivo, en inglés Integrated Development Environment (IDE), es una aplicación informática que proporciona servicios integrales para facilitarle al desarrollador o programador el desarrollo de software.</w:t>
      </w:r>
    </w:p>
    <w:p w14:paraId="1369F6AD" w14:textId="77777777" w:rsidR="00B61578" w:rsidRPr="00B61578" w:rsidRDefault="00B61578" w:rsidP="00B61578">
      <w:pPr>
        <w:spacing w:before="100" w:beforeAutospacing="1" w:after="100" w:afterAutospacing="1" w:line="240" w:lineRule="auto"/>
        <w:rPr>
          <w:rFonts w:ascii="Times New Roman" w:eastAsia="Times New Roman" w:hAnsi="Times New Roman" w:cs="Times New Roman"/>
          <w:sz w:val="24"/>
          <w:szCs w:val="24"/>
          <w:lang w:eastAsia="es-CO"/>
        </w:rPr>
      </w:pPr>
      <w:r w:rsidRPr="00B61578">
        <w:rPr>
          <w:rFonts w:ascii="Times New Roman" w:eastAsia="Times New Roman" w:hAnsi="Times New Roman" w:cs="Times New Roman"/>
          <w:b/>
          <w:bCs/>
          <w:sz w:val="24"/>
          <w:szCs w:val="24"/>
          <w:lang w:eastAsia="es-CO"/>
        </w:rPr>
        <w:t>Code :: Blocks</w:t>
      </w:r>
      <w:r w:rsidRPr="00B61578">
        <w:rPr>
          <w:rFonts w:ascii="Times New Roman" w:eastAsia="Times New Roman" w:hAnsi="Times New Roman" w:cs="Times New Roman"/>
          <w:sz w:val="24"/>
          <w:szCs w:val="24"/>
          <w:lang w:eastAsia="es-CO"/>
        </w:rPr>
        <w:t xml:space="preserve"> es un IDE multiplataforma gratuito y de código abierto que admite múltiples compiladores, incluidos GCC, Clang y Visual C ++.</w:t>
      </w:r>
    </w:p>
    <w:p w14:paraId="63290211" w14:textId="77777777" w:rsidR="00B61578" w:rsidRPr="00B61578" w:rsidRDefault="00B61578" w:rsidP="00B61578">
      <w:pPr>
        <w:spacing w:before="100" w:beforeAutospacing="1" w:after="100" w:afterAutospacing="1" w:line="240" w:lineRule="auto"/>
        <w:rPr>
          <w:rFonts w:ascii="Times New Roman" w:eastAsia="Times New Roman" w:hAnsi="Times New Roman" w:cs="Times New Roman"/>
          <w:sz w:val="24"/>
          <w:szCs w:val="24"/>
          <w:lang w:eastAsia="es-CO"/>
        </w:rPr>
      </w:pPr>
      <w:r w:rsidRPr="00B61578">
        <w:rPr>
          <w:rFonts w:ascii="Times New Roman" w:eastAsia="Times New Roman" w:hAnsi="Times New Roman" w:cs="Times New Roman"/>
          <w:sz w:val="24"/>
          <w:szCs w:val="24"/>
          <w:lang w:eastAsia="es-CO"/>
        </w:rPr>
        <w:t>Se desarrolla en C ++ usando wxWidgets como el kit de herramientas GUI.</w:t>
      </w:r>
    </w:p>
    <w:p w14:paraId="3741415C" w14:textId="77777777" w:rsidR="00B61578" w:rsidRPr="00B61578" w:rsidRDefault="00B35E05" w:rsidP="00B61578">
      <w:pPr>
        <w:spacing w:before="100" w:beforeAutospacing="1" w:after="100" w:afterAutospacing="1" w:line="240" w:lineRule="auto"/>
        <w:rPr>
          <w:rFonts w:ascii="Times New Roman" w:eastAsia="Times New Roman" w:hAnsi="Times New Roman" w:cs="Times New Roman"/>
          <w:sz w:val="24"/>
          <w:szCs w:val="24"/>
          <w:lang w:eastAsia="es-CO"/>
        </w:rPr>
      </w:pPr>
      <w:hyperlink r:id="rId6" w:tgtFrame="_blank" w:history="1">
        <w:r w:rsidR="00B61578" w:rsidRPr="00B61578">
          <w:rPr>
            <w:rFonts w:ascii="Times New Roman" w:eastAsia="Times New Roman" w:hAnsi="Times New Roman" w:cs="Times New Roman"/>
            <w:color w:val="0000FF"/>
            <w:sz w:val="24"/>
            <w:szCs w:val="24"/>
            <w:u w:val="single"/>
            <w:lang w:eastAsia="es-CO"/>
          </w:rPr>
          <w:t>Descargar codeblocks</w:t>
        </w:r>
      </w:hyperlink>
    </w:p>
    <w:p w14:paraId="6F4DDDFD" w14:textId="68951183" w:rsidR="00B61578" w:rsidRDefault="00B61578" w:rsidP="000B2B99">
      <w:r>
        <w:rPr>
          <w:rStyle w:val="Textoennegrita"/>
        </w:rPr>
        <w:t>¿Qué es un compilador?</w:t>
      </w:r>
      <w:r>
        <w:br/>
        <w:t>Es el encargado de traducir el lenguaje de programación que utilizamos al lenguaje maquina (lenguaje binario), es decir ceros y unos.</w:t>
      </w:r>
      <w:r>
        <w:br/>
      </w:r>
      <w:r>
        <w:rPr>
          <w:rStyle w:val="Textoennegrita"/>
        </w:rPr>
        <w:t>¿Qué hace un compilador?</w:t>
      </w:r>
      <w:r>
        <w:br/>
        <w:t>como lo dice su nombre se encarga de compilar, en este caso compila nuestros programas transmitiendolos a la maquina para que nuestro programa funcione.</w:t>
      </w:r>
      <w:r>
        <w:br/>
      </w:r>
      <w:r>
        <w:rPr>
          <w:rStyle w:val="Textoennegrita"/>
        </w:rPr>
        <w:t>¿Qué es codeblocks?</w:t>
      </w:r>
      <w:r>
        <w:br/>
        <w:t>es un IDE openSource que nos servirá para programar en C y compilar.</w:t>
      </w:r>
      <w:r>
        <w:br/>
      </w:r>
      <w:r>
        <w:rPr>
          <w:rStyle w:val="Textoennegrita"/>
        </w:rPr>
        <w:t>¿Qué es openSource?</w:t>
      </w:r>
      <w:r>
        <w:br/>
        <w:t>Es software que esta disponible para su modificación.</w:t>
      </w:r>
    </w:p>
    <w:p w14:paraId="70FC2417" w14:textId="14018463" w:rsidR="008A0E22" w:rsidRDefault="008A0E22" w:rsidP="000B2B99"/>
    <w:p w14:paraId="38D95E11" w14:textId="05FA9250" w:rsidR="008A0E22" w:rsidRDefault="008A0E22" w:rsidP="008A0E22">
      <w:pPr>
        <w:pStyle w:val="Ttulo1"/>
      </w:pPr>
      <w:r>
        <w:lastRenderedPageBreak/>
        <w:t>Variables y tipos de datos (Asignación y clasificación)</w:t>
      </w:r>
    </w:p>
    <w:p w14:paraId="19409186" w14:textId="76D3E652" w:rsidR="008A0E22" w:rsidRDefault="008A0E22" w:rsidP="008A0E22">
      <w:pPr>
        <w:pStyle w:val="Ttulo1"/>
        <w:rPr>
          <w:b w:val="0"/>
          <w:bCs w:val="0"/>
          <w:sz w:val="24"/>
          <w:szCs w:val="24"/>
        </w:rPr>
      </w:pPr>
      <w:r w:rsidRPr="008A0E22">
        <w:rPr>
          <w:b w:val="0"/>
          <w:bCs w:val="0"/>
          <w:sz w:val="24"/>
          <w:szCs w:val="24"/>
        </w:rPr>
        <w:t>Al real</w:t>
      </w:r>
      <w:r>
        <w:rPr>
          <w:b w:val="0"/>
          <w:bCs w:val="0"/>
          <w:sz w:val="24"/>
          <w:szCs w:val="24"/>
        </w:rPr>
        <w:t xml:space="preserve">izar nuestros programas tendremos que hacer uso de las siguientes </w:t>
      </w:r>
      <w:r w:rsidRPr="001F3723">
        <w:rPr>
          <w:sz w:val="24"/>
          <w:szCs w:val="24"/>
          <w:u w:val="single"/>
        </w:rPr>
        <w:t>fases</w:t>
      </w:r>
      <w:r>
        <w:rPr>
          <w:b w:val="0"/>
          <w:bCs w:val="0"/>
          <w:sz w:val="24"/>
          <w:szCs w:val="24"/>
        </w:rPr>
        <w:t>:</w:t>
      </w:r>
    </w:p>
    <w:p w14:paraId="3A37BF0A" w14:textId="711D3131" w:rsidR="008A0E22" w:rsidRDefault="008A0E22" w:rsidP="008A0E22">
      <w:pPr>
        <w:pStyle w:val="Ttulo1"/>
        <w:jc w:val="center"/>
        <w:rPr>
          <w:b w:val="0"/>
          <w:bCs w:val="0"/>
          <w:sz w:val="24"/>
          <w:szCs w:val="24"/>
        </w:rPr>
      </w:pPr>
      <w:r>
        <w:rPr>
          <w:noProof/>
        </w:rPr>
        <w:drawing>
          <wp:inline distT="0" distB="0" distL="0" distR="0" wp14:anchorId="6EA21193" wp14:editId="13A51AC7">
            <wp:extent cx="2981740" cy="2106930"/>
            <wp:effectExtent l="0" t="0" r="952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2332" cy="2114415"/>
                    </a:xfrm>
                    <a:prstGeom prst="rect">
                      <a:avLst/>
                    </a:prstGeom>
                  </pic:spPr>
                </pic:pic>
              </a:graphicData>
            </a:graphic>
          </wp:inline>
        </w:drawing>
      </w:r>
    </w:p>
    <w:p w14:paraId="3605B218" w14:textId="77777777" w:rsidR="00347321" w:rsidRDefault="00347321" w:rsidP="00B243BD">
      <w:pPr>
        <w:pStyle w:val="Ttulo1"/>
        <w:rPr>
          <w:b w:val="0"/>
          <w:bCs w:val="0"/>
          <w:sz w:val="24"/>
          <w:szCs w:val="24"/>
        </w:rPr>
      </w:pPr>
    </w:p>
    <w:p w14:paraId="4C779C4E" w14:textId="77777777" w:rsidR="00347321" w:rsidRDefault="00347321" w:rsidP="00B243BD">
      <w:pPr>
        <w:pStyle w:val="Ttulo1"/>
        <w:rPr>
          <w:b w:val="0"/>
          <w:bCs w:val="0"/>
          <w:sz w:val="24"/>
          <w:szCs w:val="24"/>
        </w:rPr>
      </w:pPr>
    </w:p>
    <w:p w14:paraId="07F5247B" w14:textId="138E12E5" w:rsidR="00B243BD" w:rsidRDefault="00B243BD" w:rsidP="00B243BD">
      <w:pPr>
        <w:pStyle w:val="Ttulo1"/>
        <w:rPr>
          <w:b w:val="0"/>
          <w:bCs w:val="0"/>
          <w:sz w:val="24"/>
          <w:szCs w:val="24"/>
        </w:rPr>
      </w:pPr>
      <w:r w:rsidRPr="00B243BD">
        <w:rPr>
          <w:b w:val="0"/>
          <w:bCs w:val="0"/>
          <w:sz w:val="24"/>
          <w:szCs w:val="24"/>
        </w:rPr>
        <w:t xml:space="preserve">Un </w:t>
      </w:r>
      <w:r w:rsidRPr="001F3723">
        <w:rPr>
          <w:sz w:val="24"/>
          <w:szCs w:val="24"/>
          <w:u w:val="single"/>
        </w:rPr>
        <w:t>tipo de dato</w:t>
      </w:r>
      <w:r w:rsidRPr="00B243BD">
        <w:rPr>
          <w:b w:val="0"/>
          <w:bCs w:val="0"/>
          <w:sz w:val="24"/>
          <w:szCs w:val="24"/>
        </w:rPr>
        <w:t xml:space="preserve"> es una clasificación que el programador le da a la información almacenada para avisarle al compilador cómo va a ser interpretada.</w:t>
      </w:r>
    </w:p>
    <w:p w14:paraId="34072D8F" w14:textId="4000F479" w:rsidR="00B243BD" w:rsidRDefault="00B243BD" w:rsidP="0027429C">
      <w:pPr>
        <w:pStyle w:val="Ttulo1"/>
        <w:rPr>
          <w:b w:val="0"/>
          <w:bCs w:val="0"/>
          <w:sz w:val="24"/>
          <w:szCs w:val="24"/>
        </w:rPr>
      </w:pPr>
      <w:r>
        <w:rPr>
          <w:noProof/>
        </w:rPr>
        <w:drawing>
          <wp:inline distT="0" distB="0" distL="0" distR="0" wp14:anchorId="408F0461" wp14:editId="3A433350">
            <wp:extent cx="2835965" cy="2319020"/>
            <wp:effectExtent l="76200" t="76200" r="135890" b="138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6451" cy="2327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429C">
        <w:rPr>
          <w:noProof/>
        </w:rPr>
        <w:drawing>
          <wp:inline distT="0" distB="0" distL="0" distR="0" wp14:anchorId="42E51CC7" wp14:editId="470A903B">
            <wp:extent cx="2309191" cy="2315862"/>
            <wp:effectExtent l="76200" t="76200" r="129540" b="141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304" cy="2349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DD39D" w14:textId="77777777" w:rsidR="00347321" w:rsidRDefault="00347321" w:rsidP="0027429C">
      <w:pPr>
        <w:pStyle w:val="Ttulo1"/>
        <w:rPr>
          <w:b w:val="0"/>
          <w:bCs w:val="0"/>
          <w:sz w:val="24"/>
          <w:szCs w:val="24"/>
        </w:rPr>
      </w:pPr>
    </w:p>
    <w:p w14:paraId="0144ABAB" w14:textId="77777777" w:rsidR="00347321" w:rsidRDefault="00347321" w:rsidP="0027429C">
      <w:pPr>
        <w:pStyle w:val="Ttulo1"/>
        <w:rPr>
          <w:b w:val="0"/>
          <w:bCs w:val="0"/>
          <w:sz w:val="24"/>
          <w:szCs w:val="24"/>
        </w:rPr>
      </w:pPr>
    </w:p>
    <w:p w14:paraId="6C2CA48A" w14:textId="77777777" w:rsidR="00347321" w:rsidRDefault="00347321" w:rsidP="0027429C">
      <w:pPr>
        <w:pStyle w:val="Ttulo1"/>
        <w:rPr>
          <w:b w:val="0"/>
          <w:bCs w:val="0"/>
          <w:sz w:val="24"/>
          <w:szCs w:val="24"/>
        </w:rPr>
      </w:pPr>
    </w:p>
    <w:p w14:paraId="7FAF97ED" w14:textId="427A62CA" w:rsidR="001F3723" w:rsidRDefault="001F3723" w:rsidP="0027429C">
      <w:pPr>
        <w:pStyle w:val="Ttulo1"/>
        <w:rPr>
          <w:b w:val="0"/>
          <w:bCs w:val="0"/>
          <w:sz w:val="24"/>
          <w:szCs w:val="24"/>
        </w:rPr>
      </w:pPr>
      <w:r w:rsidRPr="001F3723">
        <w:rPr>
          <w:b w:val="0"/>
          <w:bCs w:val="0"/>
          <w:sz w:val="24"/>
          <w:szCs w:val="24"/>
        </w:rPr>
        <w:t xml:space="preserve">Una </w:t>
      </w:r>
      <w:r w:rsidRPr="001F3723">
        <w:rPr>
          <w:sz w:val="24"/>
          <w:szCs w:val="24"/>
          <w:u w:val="single"/>
        </w:rPr>
        <w:t>variable</w:t>
      </w:r>
      <w:r w:rsidRPr="001F3723">
        <w:rPr>
          <w:b w:val="0"/>
          <w:bCs w:val="0"/>
          <w:sz w:val="24"/>
          <w:szCs w:val="24"/>
        </w:rPr>
        <w:t xml:space="preserve"> es un espacio reservado en memoria, definido por un tipo de dato y un nombre asignado, en el cual se puede guardar un valor y se puede modificar.</w:t>
      </w:r>
    </w:p>
    <w:p w14:paraId="34456E71" w14:textId="599619C2" w:rsidR="00347321" w:rsidRDefault="00347321" w:rsidP="00347321">
      <w:pPr>
        <w:pStyle w:val="Ttulo1"/>
        <w:jc w:val="center"/>
        <w:rPr>
          <w:b w:val="0"/>
          <w:bCs w:val="0"/>
          <w:sz w:val="24"/>
          <w:szCs w:val="24"/>
        </w:rPr>
      </w:pPr>
      <w:r>
        <w:rPr>
          <w:noProof/>
        </w:rPr>
        <w:drawing>
          <wp:inline distT="0" distB="0" distL="0" distR="0" wp14:anchorId="1A4FBC01" wp14:editId="61CC0E44">
            <wp:extent cx="2576766" cy="2299252"/>
            <wp:effectExtent l="76200" t="76200" r="128905" b="139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2305" cy="232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CEECDAE" wp14:editId="0ECFB77C">
            <wp:extent cx="2357120" cy="2317453"/>
            <wp:effectExtent l="76200" t="76200" r="138430" b="1403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1107" cy="2370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66FB9E" w14:textId="58850C3E" w:rsidR="00347321" w:rsidRDefault="00347321" w:rsidP="00347321">
      <w:pPr>
        <w:pStyle w:val="Ttulo1"/>
        <w:jc w:val="center"/>
        <w:rPr>
          <w:b w:val="0"/>
          <w:bCs w:val="0"/>
          <w:sz w:val="24"/>
          <w:szCs w:val="24"/>
        </w:rPr>
      </w:pPr>
      <w:r>
        <w:rPr>
          <w:noProof/>
        </w:rPr>
        <w:drawing>
          <wp:inline distT="0" distB="0" distL="0" distR="0" wp14:anchorId="55A7E651" wp14:editId="520214E7">
            <wp:extent cx="2536825" cy="2418522"/>
            <wp:effectExtent l="76200" t="76200" r="130175" b="134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7095" cy="2428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3378CC" w14:textId="6A34A65F" w:rsidR="00376260" w:rsidRDefault="00376260" w:rsidP="00376260">
      <w:pPr>
        <w:pStyle w:val="Ttulo1"/>
        <w:rPr>
          <w:b w:val="0"/>
          <w:bCs w:val="0"/>
          <w:i/>
          <w:iCs/>
          <w:sz w:val="24"/>
          <w:szCs w:val="24"/>
        </w:rPr>
      </w:pPr>
      <w:r w:rsidRPr="00376260">
        <w:rPr>
          <w:b w:val="0"/>
          <w:bCs w:val="0"/>
          <w:i/>
          <w:iCs/>
          <w:sz w:val="24"/>
          <w:szCs w:val="24"/>
        </w:rPr>
        <w:t>Una variable esta declarada cuando indicamos solo su tipo de dato, mientras que cuando decimos que una variable esta inicializada es porque ya contiene y se le ha asignado un valor.</w:t>
      </w:r>
    </w:p>
    <w:p w14:paraId="00DF75E3" w14:textId="17BA441C" w:rsidR="00181561" w:rsidRDefault="00181561" w:rsidP="00376260">
      <w:pPr>
        <w:pStyle w:val="Ttulo1"/>
        <w:rPr>
          <w:b w:val="0"/>
          <w:bCs w:val="0"/>
          <w:i/>
          <w:iCs/>
          <w:sz w:val="24"/>
          <w:szCs w:val="24"/>
        </w:rPr>
      </w:pPr>
    </w:p>
    <w:p w14:paraId="5FD393F4" w14:textId="52DFDC4E" w:rsidR="00181561" w:rsidRDefault="00181561" w:rsidP="00376260">
      <w:pPr>
        <w:pStyle w:val="Ttulo1"/>
        <w:rPr>
          <w:b w:val="0"/>
          <w:bCs w:val="0"/>
          <w:i/>
          <w:iCs/>
          <w:sz w:val="24"/>
          <w:szCs w:val="24"/>
        </w:rPr>
      </w:pPr>
    </w:p>
    <w:p w14:paraId="71138AA1" w14:textId="15BA2AB7" w:rsidR="00181561" w:rsidRDefault="00181561" w:rsidP="00376260">
      <w:pPr>
        <w:pStyle w:val="Ttulo1"/>
        <w:rPr>
          <w:b w:val="0"/>
          <w:bCs w:val="0"/>
          <w:i/>
          <w:iCs/>
          <w:sz w:val="24"/>
          <w:szCs w:val="24"/>
        </w:rPr>
      </w:pPr>
    </w:p>
    <w:p w14:paraId="571B32F1" w14:textId="77777777" w:rsidR="00181561" w:rsidRDefault="00181561" w:rsidP="00181561">
      <w:pPr>
        <w:pStyle w:val="Ttulo1"/>
      </w:pPr>
    </w:p>
    <w:p w14:paraId="35ED7B5C" w14:textId="497E3D90" w:rsidR="00181561" w:rsidRDefault="00181561" w:rsidP="00181561">
      <w:pPr>
        <w:pStyle w:val="Ttulo1"/>
      </w:pPr>
      <w:r>
        <w:t>Entrada y salida de datos</w:t>
      </w:r>
    </w:p>
    <w:p w14:paraId="0B0C9A61" w14:textId="08082FBC" w:rsidR="00181561" w:rsidRDefault="00181561" w:rsidP="00181561">
      <w:pPr>
        <w:pStyle w:val="Ttulo1"/>
        <w:rPr>
          <w:b w:val="0"/>
          <w:bCs w:val="0"/>
          <w:sz w:val="24"/>
          <w:szCs w:val="24"/>
        </w:rPr>
      </w:pPr>
      <w:r w:rsidRPr="00181561">
        <w:rPr>
          <w:b w:val="0"/>
          <w:bCs w:val="0"/>
          <w:sz w:val="24"/>
          <w:szCs w:val="24"/>
        </w:rPr>
        <w:t xml:space="preserve">En un programa, los </w:t>
      </w:r>
      <w:r w:rsidRPr="00181561">
        <w:rPr>
          <w:sz w:val="24"/>
          <w:szCs w:val="24"/>
        </w:rPr>
        <w:t>datos de entrada</w:t>
      </w:r>
      <w:r w:rsidRPr="00181561">
        <w:rPr>
          <w:b w:val="0"/>
          <w:bCs w:val="0"/>
          <w:sz w:val="24"/>
          <w:szCs w:val="24"/>
        </w:rPr>
        <w:t xml:space="preserve"> son los que la computadora va a procesar. Los </w:t>
      </w:r>
      <w:r w:rsidRPr="00181561">
        <w:rPr>
          <w:sz w:val="24"/>
          <w:szCs w:val="24"/>
        </w:rPr>
        <w:t>datos de salida</w:t>
      </w:r>
      <w:r w:rsidRPr="00181561">
        <w:rPr>
          <w:b w:val="0"/>
          <w:bCs w:val="0"/>
          <w:sz w:val="24"/>
          <w:szCs w:val="24"/>
        </w:rPr>
        <w:t xml:space="preserve"> son datos derivados</w:t>
      </w:r>
      <w:r>
        <w:rPr>
          <w:b w:val="0"/>
          <w:bCs w:val="0"/>
          <w:sz w:val="24"/>
          <w:szCs w:val="24"/>
        </w:rPr>
        <w:t xml:space="preserve"> de los procesos internos que va realizar nuestro programa.</w:t>
      </w:r>
      <w:r w:rsidRPr="00181561">
        <w:rPr>
          <w:b w:val="0"/>
          <w:bCs w:val="0"/>
          <w:sz w:val="24"/>
          <w:szCs w:val="24"/>
        </w:rPr>
        <w:t xml:space="preserve"> </w:t>
      </w:r>
    </w:p>
    <w:p w14:paraId="3D1C038F" w14:textId="4DCAA7FF" w:rsidR="00181561" w:rsidRPr="00181561" w:rsidRDefault="00181561" w:rsidP="00181561">
      <w:pPr>
        <w:pStyle w:val="Ttulo1"/>
        <w:jc w:val="center"/>
        <w:rPr>
          <w:b w:val="0"/>
          <w:bCs w:val="0"/>
          <w:sz w:val="24"/>
          <w:szCs w:val="24"/>
        </w:rPr>
      </w:pPr>
      <w:r>
        <w:rPr>
          <w:noProof/>
        </w:rPr>
        <w:drawing>
          <wp:inline distT="0" distB="0" distL="0" distR="0" wp14:anchorId="729BAFEF" wp14:editId="59B95CE8">
            <wp:extent cx="5048250" cy="5467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5467350"/>
                    </a:xfrm>
                    <a:prstGeom prst="rect">
                      <a:avLst/>
                    </a:prstGeom>
                  </pic:spPr>
                </pic:pic>
              </a:graphicData>
            </a:graphic>
          </wp:inline>
        </w:drawing>
      </w:r>
    </w:p>
    <w:p w14:paraId="22057B6F" w14:textId="7944BF51" w:rsidR="00181561" w:rsidRDefault="00181561" w:rsidP="00376260">
      <w:pPr>
        <w:pStyle w:val="Ttulo1"/>
        <w:rPr>
          <w:b w:val="0"/>
          <w:bCs w:val="0"/>
          <w:i/>
          <w:iCs/>
          <w:sz w:val="24"/>
          <w:szCs w:val="24"/>
        </w:rPr>
      </w:pPr>
    </w:p>
    <w:p w14:paraId="5D6C7804" w14:textId="25451961" w:rsidR="00632E9D" w:rsidRDefault="00632E9D" w:rsidP="00376260">
      <w:pPr>
        <w:pStyle w:val="Ttulo1"/>
        <w:rPr>
          <w:b w:val="0"/>
          <w:bCs w:val="0"/>
          <w:i/>
          <w:iCs/>
          <w:sz w:val="24"/>
          <w:szCs w:val="24"/>
        </w:rPr>
      </w:pPr>
    </w:p>
    <w:p w14:paraId="66EB759A" w14:textId="720B8D34" w:rsidR="00632E9D" w:rsidRDefault="00632E9D" w:rsidP="00376260">
      <w:pPr>
        <w:pStyle w:val="Ttulo1"/>
        <w:rPr>
          <w:b w:val="0"/>
          <w:bCs w:val="0"/>
          <w:i/>
          <w:iCs/>
          <w:sz w:val="24"/>
          <w:szCs w:val="24"/>
        </w:rPr>
      </w:pPr>
    </w:p>
    <w:p w14:paraId="07AE25ED" w14:textId="77777777" w:rsidR="00632E9D" w:rsidRDefault="00632E9D" w:rsidP="00632E9D">
      <w:pPr>
        <w:pStyle w:val="Ttulo1"/>
      </w:pPr>
    </w:p>
    <w:p w14:paraId="079BED8B" w14:textId="20841F36" w:rsidR="00632E9D" w:rsidRDefault="00632E9D" w:rsidP="00632E9D">
      <w:pPr>
        <w:pStyle w:val="Ttulo1"/>
      </w:pPr>
      <w:r>
        <w:t>Operadores aritméticos</w:t>
      </w:r>
    </w:p>
    <w:p w14:paraId="03F495F6" w14:textId="77777777" w:rsidR="00632E9D" w:rsidRDefault="00632E9D" w:rsidP="00632E9D">
      <w:pPr>
        <w:pStyle w:val="NormalWeb"/>
      </w:pPr>
      <w:r>
        <w:t>Los operadores los utilizamos para realizar operaciones aritméticas en nuestras funciones. Algunos operadores son:</w:t>
      </w:r>
    </w:p>
    <w:p w14:paraId="5929B523" w14:textId="77777777" w:rsidR="00632E9D" w:rsidRDefault="00632E9D" w:rsidP="00632E9D">
      <w:pPr>
        <w:numPr>
          <w:ilvl w:val="0"/>
          <w:numId w:val="1"/>
        </w:numPr>
        <w:spacing w:before="100" w:beforeAutospacing="1" w:after="100" w:afterAutospacing="1" w:line="240" w:lineRule="auto"/>
      </w:pPr>
      <w:r>
        <w:t>Suma: +</w:t>
      </w:r>
    </w:p>
    <w:p w14:paraId="3016F774" w14:textId="77777777" w:rsidR="00632E9D" w:rsidRDefault="00632E9D" w:rsidP="00632E9D">
      <w:pPr>
        <w:numPr>
          <w:ilvl w:val="0"/>
          <w:numId w:val="1"/>
        </w:numPr>
        <w:spacing w:before="100" w:beforeAutospacing="1" w:after="100" w:afterAutospacing="1" w:line="240" w:lineRule="auto"/>
      </w:pPr>
      <w:r>
        <w:t>Resta: -</w:t>
      </w:r>
    </w:p>
    <w:p w14:paraId="7C1FDAA7" w14:textId="77777777" w:rsidR="00632E9D" w:rsidRDefault="00632E9D" w:rsidP="00632E9D">
      <w:pPr>
        <w:numPr>
          <w:ilvl w:val="0"/>
          <w:numId w:val="1"/>
        </w:numPr>
        <w:spacing w:before="100" w:beforeAutospacing="1" w:after="100" w:afterAutospacing="1" w:line="240" w:lineRule="auto"/>
      </w:pPr>
      <w:r>
        <w:t>Multiplicación: *</w:t>
      </w:r>
    </w:p>
    <w:p w14:paraId="6D143DBD" w14:textId="77777777" w:rsidR="00632E9D" w:rsidRDefault="00632E9D" w:rsidP="00632E9D">
      <w:pPr>
        <w:numPr>
          <w:ilvl w:val="0"/>
          <w:numId w:val="1"/>
        </w:numPr>
        <w:spacing w:before="100" w:beforeAutospacing="1" w:after="100" w:afterAutospacing="1" w:line="240" w:lineRule="auto"/>
      </w:pPr>
      <w:r>
        <w:t>División: /</w:t>
      </w:r>
    </w:p>
    <w:p w14:paraId="3C916C47" w14:textId="672FBD78" w:rsidR="00632E9D" w:rsidRDefault="00632E9D" w:rsidP="00632E9D">
      <w:pPr>
        <w:numPr>
          <w:ilvl w:val="0"/>
          <w:numId w:val="1"/>
        </w:numPr>
        <w:spacing w:before="100" w:beforeAutospacing="1" w:after="100" w:afterAutospacing="1" w:line="240" w:lineRule="auto"/>
      </w:pPr>
      <w:r>
        <w:t>Módulo: %</w:t>
      </w:r>
    </w:p>
    <w:p w14:paraId="2D8499B5" w14:textId="77777777" w:rsidR="002937E4" w:rsidRDefault="002937E4" w:rsidP="002937E4">
      <w:pPr>
        <w:spacing w:before="100" w:beforeAutospacing="1" w:after="100" w:afterAutospacing="1" w:line="240" w:lineRule="auto"/>
        <w:ind w:left="720"/>
      </w:pPr>
    </w:p>
    <w:p w14:paraId="31F3B9EF" w14:textId="77777777" w:rsidR="00632E9D" w:rsidRDefault="00632E9D" w:rsidP="00632E9D">
      <w:pPr>
        <w:pStyle w:val="NormalWeb"/>
      </w:pPr>
      <w:r>
        <w:t xml:space="preserve">La operación </w:t>
      </w:r>
      <w:r>
        <w:rPr>
          <w:rStyle w:val="Textoennegrita"/>
        </w:rPr>
        <w:t>módulo</w:t>
      </w:r>
      <w:r>
        <w:t xml:space="preserve"> obtiene el resto de la división entre dos números.</w:t>
      </w:r>
    </w:p>
    <w:p w14:paraId="4034F22F" w14:textId="5DB7A7B6" w:rsidR="00632E9D" w:rsidRDefault="00632E9D" w:rsidP="00632E9D">
      <w:pPr>
        <w:pStyle w:val="Ttulo1"/>
        <w:jc w:val="center"/>
        <w:rPr>
          <w:b w:val="0"/>
          <w:bCs w:val="0"/>
          <w:i/>
          <w:iCs/>
          <w:sz w:val="24"/>
          <w:szCs w:val="24"/>
        </w:rPr>
      </w:pPr>
      <w:r>
        <w:rPr>
          <w:noProof/>
        </w:rPr>
        <w:drawing>
          <wp:inline distT="0" distB="0" distL="0" distR="0" wp14:anchorId="4E24CD25" wp14:editId="4A9A6792">
            <wp:extent cx="3133725" cy="2828925"/>
            <wp:effectExtent l="76200" t="76200" r="142875" b="1428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9C975" w14:textId="31A26D43" w:rsidR="0088726F" w:rsidRDefault="0088726F" w:rsidP="0088726F">
      <w:pPr>
        <w:pStyle w:val="Ttulo1"/>
        <w:rPr>
          <w:b w:val="0"/>
          <w:bCs w:val="0"/>
          <w:i/>
          <w:iCs/>
          <w:sz w:val="24"/>
          <w:szCs w:val="24"/>
        </w:rPr>
      </w:pPr>
    </w:p>
    <w:p w14:paraId="3F46826D" w14:textId="0F065655" w:rsidR="0088726F" w:rsidRDefault="0088726F" w:rsidP="0088726F">
      <w:pPr>
        <w:pStyle w:val="Ttulo1"/>
        <w:rPr>
          <w:b w:val="0"/>
          <w:bCs w:val="0"/>
          <w:i/>
          <w:iCs/>
          <w:sz w:val="24"/>
          <w:szCs w:val="24"/>
        </w:rPr>
      </w:pPr>
    </w:p>
    <w:p w14:paraId="012AC057" w14:textId="60218BB1" w:rsidR="0088726F" w:rsidRDefault="0088726F" w:rsidP="0088726F">
      <w:pPr>
        <w:pStyle w:val="Ttulo1"/>
        <w:rPr>
          <w:b w:val="0"/>
          <w:bCs w:val="0"/>
          <w:i/>
          <w:iCs/>
          <w:sz w:val="24"/>
          <w:szCs w:val="24"/>
        </w:rPr>
      </w:pPr>
    </w:p>
    <w:p w14:paraId="01F8E716" w14:textId="44C5F781" w:rsidR="0088726F" w:rsidRDefault="0088726F" w:rsidP="0088726F">
      <w:pPr>
        <w:pStyle w:val="Ttulo1"/>
        <w:rPr>
          <w:b w:val="0"/>
          <w:bCs w:val="0"/>
          <w:i/>
          <w:iCs/>
          <w:sz w:val="24"/>
          <w:szCs w:val="24"/>
        </w:rPr>
      </w:pPr>
    </w:p>
    <w:p w14:paraId="79B4F8C3" w14:textId="2EB84D13" w:rsidR="0088726F" w:rsidRDefault="0088726F" w:rsidP="0088726F">
      <w:pPr>
        <w:pStyle w:val="Ttulo1"/>
        <w:rPr>
          <w:b w:val="0"/>
          <w:bCs w:val="0"/>
          <w:i/>
          <w:iCs/>
          <w:sz w:val="24"/>
          <w:szCs w:val="24"/>
        </w:rPr>
      </w:pPr>
    </w:p>
    <w:p w14:paraId="6F718BAB" w14:textId="7208210B" w:rsidR="0088726F" w:rsidRDefault="0088726F" w:rsidP="0088726F">
      <w:pPr>
        <w:pStyle w:val="Ttulo1"/>
        <w:rPr>
          <w:b w:val="0"/>
          <w:bCs w:val="0"/>
          <w:i/>
          <w:iCs/>
          <w:sz w:val="24"/>
          <w:szCs w:val="24"/>
        </w:rPr>
      </w:pPr>
    </w:p>
    <w:p w14:paraId="31FC3F20" w14:textId="240BB7B7" w:rsidR="0088726F" w:rsidRDefault="0088726F" w:rsidP="0088726F">
      <w:pPr>
        <w:pStyle w:val="Ttulo1"/>
      </w:pPr>
      <w:r>
        <w:t>Operadores de asignación</w:t>
      </w:r>
      <w:r w:rsidR="00151A73">
        <w:t>.</w:t>
      </w:r>
    </w:p>
    <w:p w14:paraId="7093B16F" w14:textId="4D516DD5" w:rsidR="00151A73" w:rsidRPr="00151A73" w:rsidRDefault="00151A73" w:rsidP="0088726F">
      <w:pPr>
        <w:pStyle w:val="Ttulo1"/>
        <w:rPr>
          <w:b w:val="0"/>
          <w:bCs w:val="0"/>
          <w:sz w:val="24"/>
          <w:szCs w:val="24"/>
        </w:rPr>
      </w:pPr>
      <w:r>
        <w:rPr>
          <w:b w:val="0"/>
          <w:bCs w:val="0"/>
          <w:sz w:val="24"/>
          <w:szCs w:val="24"/>
        </w:rPr>
        <w:t>Utilizamos estos operadores de asignación para simplificar la manera en que asignamos valores a nuestras variables. Lo que se puede ver en las dos columnas son maneras diferentes en la que podemos escribir estas asignaciones.</w:t>
      </w:r>
    </w:p>
    <w:p w14:paraId="65C961BA" w14:textId="6E3646EA" w:rsidR="00151A73" w:rsidRDefault="00151A73" w:rsidP="00151A73">
      <w:pPr>
        <w:pStyle w:val="Ttulo1"/>
        <w:jc w:val="center"/>
      </w:pPr>
      <w:r>
        <w:rPr>
          <w:noProof/>
        </w:rPr>
        <w:drawing>
          <wp:inline distT="0" distB="0" distL="0" distR="0" wp14:anchorId="4C016B1F" wp14:editId="7A4AD649">
            <wp:extent cx="3389243" cy="2507766"/>
            <wp:effectExtent l="0" t="0" r="190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6753" cy="2513322"/>
                    </a:xfrm>
                    <a:prstGeom prst="rect">
                      <a:avLst/>
                    </a:prstGeom>
                  </pic:spPr>
                </pic:pic>
              </a:graphicData>
            </a:graphic>
          </wp:inline>
        </w:drawing>
      </w:r>
    </w:p>
    <w:p w14:paraId="334B78B1" w14:textId="77777777" w:rsidR="00BB6F46" w:rsidRDefault="00BB6F46" w:rsidP="00151A73">
      <w:pPr>
        <w:pStyle w:val="Ttulo1"/>
        <w:jc w:val="center"/>
      </w:pPr>
    </w:p>
    <w:p w14:paraId="63FAAE53" w14:textId="7161F78A" w:rsidR="00BB6F46" w:rsidRDefault="00BB6F46" w:rsidP="00BB6F46">
      <w:pPr>
        <w:pStyle w:val="Ttulo1"/>
      </w:pPr>
      <w:r>
        <w:t>Operadores de incremento y decremento.</w:t>
      </w:r>
    </w:p>
    <w:p w14:paraId="56624FC9" w14:textId="0FDD8C53" w:rsidR="00BB6F46" w:rsidRDefault="00BB6F46" w:rsidP="00BB6F46">
      <w:pPr>
        <w:pStyle w:val="Ttulo1"/>
        <w:rPr>
          <w:b w:val="0"/>
          <w:bCs w:val="0"/>
          <w:sz w:val="24"/>
          <w:szCs w:val="24"/>
        </w:rPr>
      </w:pPr>
      <w:r>
        <w:rPr>
          <w:b w:val="0"/>
          <w:bCs w:val="0"/>
          <w:sz w:val="24"/>
          <w:szCs w:val="24"/>
        </w:rPr>
        <w:t>Estos también son operadores que nos ayudarán a simplificar una operación.</w:t>
      </w:r>
    </w:p>
    <w:p w14:paraId="415D0E50" w14:textId="7422ED3D" w:rsidR="00BB6F46" w:rsidRDefault="00BB6F46" w:rsidP="00BB6F46">
      <w:pPr>
        <w:pStyle w:val="Ttulo1"/>
        <w:jc w:val="center"/>
        <w:rPr>
          <w:b w:val="0"/>
          <w:bCs w:val="0"/>
          <w:sz w:val="24"/>
          <w:szCs w:val="24"/>
        </w:rPr>
      </w:pPr>
      <w:r>
        <w:rPr>
          <w:noProof/>
        </w:rPr>
        <w:drawing>
          <wp:inline distT="0" distB="0" distL="0" distR="0" wp14:anchorId="7AF4398A" wp14:editId="20031ECB">
            <wp:extent cx="3319145" cy="172940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5108" cy="1748147"/>
                    </a:xfrm>
                    <a:prstGeom prst="rect">
                      <a:avLst/>
                    </a:prstGeom>
                  </pic:spPr>
                </pic:pic>
              </a:graphicData>
            </a:graphic>
          </wp:inline>
        </w:drawing>
      </w:r>
    </w:p>
    <w:p w14:paraId="19E20B70" w14:textId="77777777" w:rsidR="00BB6F46" w:rsidRPr="00BB6F46" w:rsidRDefault="00BB6F46" w:rsidP="00BB6F46">
      <w:pPr>
        <w:pStyle w:val="Ttulo1"/>
        <w:rPr>
          <w:b w:val="0"/>
          <w:bCs w:val="0"/>
          <w:sz w:val="24"/>
          <w:szCs w:val="24"/>
        </w:rPr>
      </w:pPr>
    </w:p>
    <w:p w14:paraId="39FE5CAE" w14:textId="0670090A" w:rsidR="00BB6F46" w:rsidRDefault="00BB6F46" w:rsidP="00BB6F46">
      <w:pPr>
        <w:pStyle w:val="Ttulo1"/>
      </w:pPr>
    </w:p>
    <w:p w14:paraId="05B843BD" w14:textId="77777777" w:rsidR="00D17FAC" w:rsidRDefault="00D17FAC" w:rsidP="00D17FAC">
      <w:pPr>
        <w:pStyle w:val="Ttulo1"/>
      </w:pPr>
      <w:r>
        <w:t>Operadores relacionales.</w:t>
      </w:r>
    </w:p>
    <w:p w14:paraId="090B4B88" w14:textId="77777777" w:rsidR="00D17FAC" w:rsidRDefault="00D17FAC" w:rsidP="00D17FAC">
      <w:pPr>
        <w:pStyle w:val="Ttulo1"/>
      </w:pPr>
      <w:r>
        <w:rPr>
          <w:noProof/>
        </w:rPr>
        <w:drawing>
          <wp:inline distT="0" distB="0" distL="0" distR="0" wp14:anchorId="7D4EB98E" wp14:editId="50317765">
            <wp:extent cx="2355574" cy="1926401"/>
            <wp:effectExtent l="76200" t="76200" r="140335" b="131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23" cy="1931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14BE2C72" wp14:editId="5EBBC137">
            <wp:extent cx="2522988" cy="1888434"/>
            <wp:effectExtent l="76200" t="76200" r="125095" b="131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2564" cy="1895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D500C" w14:textId="77777777" w:rsidR="00D17FAC" w:rsidRDefault="00D17FAC" w:rsidP="00D17FAC">
      <w:pPr>
        <w:pStyle w:val="Ttulo1"/>
      </w:pPr>
    </w:p>
    <w:p w14:paraId="44F4C5A2" w14:textId="77777777" w:rsidR="00D17FAC" w:rsidRDefault="00D17FAC" w:rsidP="00D17FAC">
      <w:pPr>
        <w:pStyle w:val="Ttulo1"/>
      </w:pPr>
      <w:r>
        <w:t>Operadores lógicos.</w:t>
      </w:r>
    </w:p>
    <w:p w14:paraId="1317738A" w14:textId="512DDDAB" w:rsidR="00D17FAC" w:rsidRDefault="00D17FAC" w:rsidP="00BB6F46">
      <w:pPr>
        <w:pStyle w:val="Ttulo1"/>
      </w:pPr>
      <w:r>
        <w:rPr>
          <w:noProof/>
        </w:rPr>
        <w:drawing>
          <wp:inline distT="0" distB="0" distL="0" distR="0" wp14:anchorId="679DBAF1" wp14:editId="291996E1">
            <wp:extent cx="5191125" cy="37909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3790950"/>
                    </a:xfrm>
                    <a:prstGeom prst="rect">
                      <a:avLst/>
                    </a:prstGeom>
                  </pic:spPr>
                </pic:pic>
              </a:graphicData>
            </a:graphic>
          </wp:inline>
        </w:drawing>
      </w:r>
    </w:p>
    <w:p w14:paraId="324C85CA" w14:textId="77777777" w:rsidR="00AD2C34" w:rsidRDefault="00AD2C34" w:rsidP="00AD2C34">
      <w:pPr>
        <w:pStyle w:val="Ttulo1"/>
      </w:pPr>
      <w:r>
        <w:lastRenderedPageBreak/>
        <w:t>Condicional if e if - else</w:t>
      </w:r>
    </w:p>
    <w:p w14:paraId="3CB5564C" w14:textId="77777777" w:rsidR="00AD2C34" w:rsidRDefault="00AD2C34" w:rsidP="00AD2C34">
      <w:pPr>
        <w:pStyle w:val="NormalWeb"/>
      </w:pPr>
      <w:r>
        <w:t xml:space="preserve">Las </w:t>
      </w:r>
      <w:r>
        <w:rPr>
          <w:rStyle w:val="Textoennegrita"/>
        </w:rPr>
        <w:t>condicionales</w:t>
      </w:r>
      <w:r>
        <w:t xml:space="preserve"> son instrucciones que evalúan resultados booleanos (true or false), generalmente usados para alterar el flujo de un programa.</w:t>
      </w:r>
    </w:p>
    <w:p w14:paraId="13BC7921" w14:textId="77777777" w:rsidR="00AD2C34" w:rsidRDefault="00AD2C34" w:rsidP="00AD2C34">
      <w:pPr>
        <w:pStyle w:val="NormalWeb"/>
      </w:pPr>
      <w:r>
        <w:t xml:space="preserve">Una </w:t>
      </w:r>
      <w:r>
        <w:rPr>
          <w:rStyle w:val="Textoennegrita"/>
        </w:rPr>
        <w:t>sentencia condicional</w:t>
      </w:r>
      <w:r>
        <w:t xml:space="preserve"> es una instrucción o grupo de instrucciones que se pueden ejecutar o no en función del valor de una condición.</w:t>
      </w:r>
    </w:p>
    <w:p w14:paraId="407FA075" w14:textId="77777777" w:rsidR="00AD2C34" w:rsidRDefault="00AD2C34" w:rsidP="00AD2C34">
      <w:pPr>
        <w:pStyle w:val="NormalWeb"/>
      </w:pPr>
      <w:r>
        <w:t>Ejemplo:</w:t>
      </w:r>
    </w:p>
    <w:p w14:paraId="3CE8A200" w14:textId="22511949" w:rsidR="0088726F" w:rsidRDefault="00AD2C34" w:rsidP="0088726F">
      <w:pPr>
        <w:pStyle w:val="Ttulo1"/>
        <w:rPr>
          <w:b w:val="0"/>
          <w:bCs w:val="0"/>
          <w:i/>
          <w:iCs/>
          <w:sz w:val="24"/>
          <w:szCs w:val="24"/>
        </w:rPr>
      </w:pPr>
      <w:r>
        <w:rPr>
          <w:noProof/>
        </w:rPr>
        <w:drawing>
          <wp:inline distT="0" distB="0" distL="0" distR="0" wp14:anchorId="1B450EF9" wp14:editId="72F2433F">
            <wp:extent cx="5678678" cy="111318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1829"/>
                    <a:stretch/>
                  </pic:blipFill>
                  <pic:spPr bwMode="auto">
                    <a:xfrm>
                      <a:off x="0" y="0"/>
                      <a:ext cx="5844061" cy="1145603"/>
                    </a:xfrm>
                    <a:prstGeom prst="rect">
                      <a:avLst/>
                    </a:prstGeom>
                    <a:ln>
                      <a:noFill/>
                    </a:ln>
                    <a:extLst>
                      <a:ext uri="{53640926-AAD7-44D8-BBD7-CCE9431645EC}">
                        <a14:shadowObscured xmlns:a14="http://schemas.microsoft.com/office/drawing/2010/main"/>
                      </a:ext>
                    </a:extLst>
                  </pic:spPr>
                </pic:pic>
              </a:graphicData>
            </a:graphic>
          </wp:inline>
        </w:drawing>
      </w:r>
    </w:p>
    <w:p w14:paraId="5A2C01EB" w14:textId="1F9CB105" w:rsidR="00D17FAC" w:rsidRPr="00D17FAC" w:rsidRDefault="00D17FAC" w:rsidP="0088726F">
      <w:pPr>
        <w:pStyle w:val="Ttulo1"/>
      </w:pPr>
      <w:r>
        <w:t>-------------------------------------------------------</w:t>
      </w:r>
    </w:p>
    <w:p w14:paraId="1CAD8899" w14:textId="77777777" w:rsidR="00D17FAC" w:rsidRDefault="00D17FAC" w:rsidP="00D17FAC">
      <w:pPr>
        <w:pStyle w:val="Ttulo1"/>
      </w:pPr>
      <w:r>
        <w:t>Switch</w:t>
      </w:r>
    </w:p>
    <w:p w14:paraId="485E29F3" w14:textId="77777777" w:rsidR="00D17FAC" w:rsidRDefault="00D17FAC" w:rsidP="00D17FAC">
      <w:pPr>
        <w:pStyle w:val="NormalWeb"/>
      </w:pPr>
      <w:r>
        <w:rPr>
          <w:rStyle w:val="Textoennegrita"/>
        </w:rPr>
        <w:t>Switch</w:t>
      </w:r>
      <w:r>
        <w:t xml:space="preserve"> es una estructura de control para agilizar el flujo del programa en opciones múltiples.</w:t>
      </w:r>
    </w:p>
    <w:p w14:paraId="5F7C3D58" w14:textId="0A51A9E9" w:rsidR="00D17FAC" w:rsidRDefault="00D17FAC" w:rsidP="00D17FAC">
      <w:pPr>
        <w:pStyle w:val="NormalWeb"/>
      </w:pPr>
      <w:r>
        <w:t>Se tiene una condición que se puede cumplir dependiendo de diferentes casos, cada caso nos lleva a un bloque de cumplimiento de la condición y ese bloque nos lleva a continuar el programa.</w:t>
      </w:r>
    </w:p>
    <w:p w14:paraId="79F00FEE" w14:textId="4C3F0E78" w:rsidR="00D17FAC" w:rsidRDefault="00D17FAC" w:rsidP="00D17FAC">
      <w:pPr>
        <w:pStyle w:val="NormalWeb"/>
      </w:pPr>
      <w:r>
        <w:rPr>
          <w:noProof/>
        </w:rPr>
        <w:drawing>
          <wp:inline distT="0" distB="0" distL="0" distR="0" wp14:anchorId="2A1ADC99" wp14:editId="5416A64C">
            <wp:extent cx="5245560" cy="2723321"/>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2939" cy="2773877"/>
                    </a:xfrm>
                    <a:prstGeom prst="rect">
                      <a:avLst/>
                    </a:prstGeom>
                  </pic:spPr>
                </pic:pic>
              </a:graphicData>
            </a:graphic>
          </wp:inline>
        </w:drawing>
      </w:r>
    </w:p>
    <w:p w14:paraId="000AE5C5" w14:textId="77777777" w:rsidR="00CE1BC9" w:rsidRDefault="00CE1BC9" w:rsidP="0022382B">
      <w:pPr>
        <w:pStyle w:val="Ttulo1"/>
      </w:pPr>
    </w:p>
    <w:p w14:paraId="31B1768F" w14:textId="1C86F252" w:rsidR="0022382B" w:rsidRDefault="0022382B" w:rsidP="0022382B">
      <w:pPr>
        <w:pStyle w:val="Ttulo1"/>
      </w:pPr>
      <w:r>
        <w:t>¿Qué es un iterador? - Ciclo While</w:t>
      </w:r>
    </w:p>
    <w:p w14:paraId="001E2053" w14:textId="77777777" w:rsidR="0022382B" w:rsidRDefault="0022382B" w:rsidP="0022382B">
      <w:pPr>
        <w:pStyle w:val="NormalWeb"/>
      </w:pPr>
      <w:r>
        <w:t>Un loop es una estructura iterativa que permite repetir un bloque de instrucciones. Esta repetición es controlada por una condición booleana.</w:t>
      </w:r>
    </w:p>
    <w:p w14:paraId="1ECAB17F" w14:textId="77777777" w:rsidR="0022382B" w:rsidRDefault="0022382B" w:rsidP="0022382B">
      <w:pPr>
        <w:pStyle w:val="NormalWeb"/>
      </w:pPr>
      <w:r>
        <w:t xml:space="preserve">Un </w:t>
      </w:r>
      <w:r>
        <w:rPr>
          <w:rStyle w:val="Textoennegrita"/>
        </w:rPr>
        <w:t>iterador</w:t>
      </w:r>
      <w:r>
        <w:t xml:space="preserve"> es utilizado por un algoritmo para recorrer los elementos almacenados en un contenedor. Dado que los distintos algoritmos necesitan recorrer los contenedores de diversas maneras para realizar diversas operaciones, y los contenedores deben ser accedidos de formas distintas, existen diferentes tipos de iteradores.</w:t>
      </w:r>
    </w:p>
    <w:p w14:paraId="61082875" w14:textId="77777777" w:rsidR="0022382B" w:rsidRDefault="0022382B" w:rsidP="0022382B">
      <w:pPr>
        <w:pStyle w:val="NormalWeb"/>
      </w:pPr>
      <w:r>
        <w:rPr>
          <w:rStyle w:val="Textoennegrita"/>
        </w:rPr>
        <w:t>While</w:t>
      </w:r>
      <w:r>
        <w:br/>
        <w:t>Es una estructura de control en la que la repetición se realizará tantas veces como se indique mientras se cumpla una condición.</w:t>
      </w:r>
    </w:p>
    <w:p w14:paraId="2B0F491A" w14:textId="3D1D6FF6" w:rsidR="00D17FAC" w:rsidRDefault="00A75BDA" w:rsidP="00A75BDA">
      <w:pPr>
        <w:pStyle w:val="Ttulo1"/>
        <w:jc w:val="center"/>
        <w:rPr>
          <w:b w:val="0"/>
          <w:bCs w:val="0"/>
          <w:i/>
          <w:iCs/>
          <w:sz w:val="24"/>
          <w:szCs w:val="24"/>
        </w:rPr>
      </w:pPr>
      <w:r>
        <w:rPr>
          <w:noProof/>
        </w:rPr>
        <w:drawing>
          <wp:inline distT="0" distB="0" distL="0" distR="0" wp14:anchorId="1F8EB653" wp14:editId="6F7DAB5C">
            <wp:extent cx="3657600" cy="3057525"/>
            <wp:effectExtent l="76200" t="76200" r="133350"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305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5D0F74" w14:textId="6626A982" w:rsidR="00CE1BC9" w:rsidRDefault="00CE1BC9" w:rsidP="00A75BDA">
      <w:pPr>
        <w:pStyle w:val="Ttulo1"/>
        <w:jc w:val="center"/>
        <w:rPr>
          <w:b w:val="0"/>
          <w:bCs w:val="0"/>
          <w:i/>
          <w:iCs/>
          <w:sz w:val="24"/>
          <w:szCs w:val="24"/>
        </w:rPr>
      </w:pPr>
    </w:p>
    <w:p w14:paraId="5C1D3334" w14:textId="6742437B" w:rsidR="00CE1BC9" w:rsidRDefault="00CE1BC9" w:rsidP="00A75BDA">
      <w:pPr>
        <w:pStyle w:val="Ttulo1"/>
        <w:jc w:val="center"/>
        <w:rPr>
          <w:b w:val="0"/>
          <w:bCs w:val="0"/>
          <w:i/>
          <w:iCs/>
          <w:sz w:val="24"/>
          <w:szCs w:val="24"/>
        </w:rPr>
      </w:pPr>
    </w:p>
    <w:p w14:paraId="7423AD9B" w14:textId="17C8110B" w:rsidR="00CE1BC9" w:rsidRDefault="00CE1BC9" w:rsidP="00A75BDA">
      <w:pPr>
        <w:pStyle w:val="Ttulo1"/>
        <w:jc w:val="center"/>
        <w:rPr>
          <w:b w:val="0"/>
          <w:bCs w:val="0"/>
          <w:i/>
          <w:iCs/>
          <w:sz w:val="24"/>
          <w:szCs w:val="24"/>
        </w:rPr>
      </w:pPr>
    </w:p>
    <w:p w14:paraId="71427EAD" w14:textId="1F02AF15" w:rsidR="00CE1BC9" w:rsidRDefault="00CE1BC9" w:rsidP="00A75BDA">
      <w:pPr>
        <w:pStyle w:val="Ttulo1"/>
        <w:jc w:val="center"/>
        <w:rPr>
          <w:b w:val="0"/>
          <w:bCs w:val="0"/>
          <w:i/>
          <w:iCs/>
          <w:sz w:val="24"/>
          <w:szCs w:val="24"/>
        </w:rPr>
      </w:pPr>
    </w:p>
    <w:p w14:paraId="45037266" w14:textId="30488E9E" w:rsidR="00CE1BC9" w:rsidRDefault="00CE1BC9" w:rsidP="00A75BDA">
      <w:pPr>
        <w:pStyle w:val="Ttulo1"/>
        <w:jc w:val="center"/>
        <w:rPr>
          <w:b w:val="0"/>
          <w:bCs w:val="0"/>
          <w:i/>
          <w:iCs/>
          <w:sz w:val="24"/>
          <w:szCs w:val="24"/>
        </w:rPr>
      </w:pPr>
    </w:p>
    <w:p w14:paraId="4C903EA3" w14:textId="77777777" w:rsidR="00CE1BC9" w:rsidRDefault="00CE1BC9" w:rsidP="00CE1BC9">
      <w:pPr>
        <w:pStyle w:val="Ttulo1"/>
      </w:pPr>
    </w:p>
    <w:p w14:paraId="3E108C75" w14:textId="3E97471F" w:rsidR="00CE1BC9" w:rsidRDefault="00CE1BC9" w:rsidP="00CE1BC9">
      <w:pPr>
        <w:pStyle w:val="Ttulo1"/>
      </w:pPr>
      <w:r>
        <w:t>Ciclo For</w:t>
      </w:r>
    </w:p>
    <w:p w14:paraId="1BE936B4" w14:textId="77777777" w:rsidR="00CE1BC9" w:rsidRDefault="00CE1BC9" w:rsidP="00CE1BC9">
      <w:pPr>
        <w:pStyle w:val="NormalWeb"/>
      </w:pPr>
      <w:r>
        <w:t xml:space="preserve">El ciclo </w:t>
      </w:r>
      <w:r>
        <w:rPr>
          <w:rStyle w:val="Textoennegrita"/>
        </w:rPr>
        <w:t>for</w:t>
      </w:r>
      <w:r>
        <w:t xml:space="preserve"> es una estructura de control que nos permite repetir un bloque de comandos un número de veces específico.</w:t>
      </w:r>
    </w:p>
    <w:p w14:paraId="5CE454D5" w14:textId="54BFCCE7" w:rsidR="00CE1BC9" w:rsidRDefault="00CE1BC9" w:rsidP="00CE1BC9">
      <w:pPr>
        <w:pStyle w:val="NormalWeb"/>
      </w:pPr>
      <w:r>
        <w:t>Este ciclo se compone de tres partes:</w:t>
      </w:r>
      <w:r>
        <w:br/>
        <w:t>1- Inicialización: Se inicializa una variable (generalmente ““i””) al asignarle el valor 0.</w:t>
      </w:r>
      <w:r>
        <w:br/>
        <w:t>2- Condición: Se indica la condición necesaria para que termine el ciclo.</w:t>
      </w:r>
      <w:r>
        <w:br/>
        <w:t>3- Incremento: También puede ser decremento; este va a indicar los pasos en los que se moverá el ciclo, este número siempre debe ser entero, para ir de uno en uno se utiliza el i++.</w:t>
      </w:r>
    </w:p>
    <w:p w14:paraId="5D24A404" w14:textId="1B1A619A" w:rsidR="00CE1BC9" w:rsidRDefault="00CE1BC9" w:rsidP="00CE1BC9">
      <w:pPr>
        <w:pStyle w:val="NormalWeb"/>
        <w:jc w:val="center"/>
      </w:pPr>
      <w:r>
        <w:rPr>
          <w:noProof/>
        </w:rPr>
        <w:drawing>
          <wp:inline distT="0" distB="0" distL="0" distR="0" wp14:anchorId="5E1F0ED6" wp14:editId="26213A54">
            <wp:extent cx="3714750" cy="3333750"/>
            <wp:effectExtent l="76200" t="76200" r="13335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941BE3" w14:textId="63C77D8F" w:rsidR="00CE1BC9" w:rsidRDefault="00CE1BC9" w:rsidP="00CE1BC9">
      <w:pPr>
        <w:pStyle w:val="Ttulo1"/>
        <w:rPr>
          <w:b w:val="0"/>
          <w:bCs w:val="0"/>
          <w:i/>
          <w:iCs/>
          <w:sz w:val="24"/>
          <w:szCs w:val="24"/>
        </w:rPr>
      </w:pPr>
    </w:p>
    <w:p w14:paraId="7728B701" w14:textId="70019C51" w:rsidR="00CE1BC9" w:rsidRDefault="00CE1BC9" w:rsidP="00CE1BC9">
      <w:pPr>
        <w:pStyle w:val="Ttulo1"/>
        <w:rPr>
          <w:b w:val="0"/>
          <w:bCs w:val="0"/>
          <w:i/>
          <w:iCs/>
          <w:sz w:val="24"/>
          <w:szCs w:val="24"/>
        </w:rPr>
      </w:pPr>
    </w:p>
    <w:p w14:paraId="08D6D27B" w14:textId="34556052" w:rsidR="00CE1BC9" w:rsidRDefault="00CE1BC9" w:rsidP="00CE1BC9">
      <w:pPr>
        <w:pStyle w:val="Ttulo1"/>
        <w:rPr>
          <w:b w:val="0"/>
          <w:bCs w:val="0"/>
          <w:i/>
          <w:iCs/>
          <w:sz w:val="24"/>
          <w:szCs w:val="24"/>
        </w:rPr>
      </w:pPr>
    </w:p>
    <w:p w14:paraId="4A5D0700" w14:textId="6DE26357" w:rsidR="00CE1BC9" w:rsidRDefault="00CE1BC9" w:rsidP="00CE1BC9">
      <w:pPr>
        <w:pStyle w:val="Ttulo1"/>
        <w:rPr>
          <w:b w:val="0"/>
          <w:bCs w:val="0"/>
          <w:i/>
          <w:iCs/>
          <w:sz w:val="24"/>
          <w:szCs w:val="24"/>
        </w:rPr>
      </w:pPr>
    </w:p>
    <w:p w14:paraId="2109E05E" w14:textId="12F12F06" w:rsidR="00CE1BC9" w:rsidRDefault="00CE1BC9" w:rsidP="00CE1BC9">
      <w:pPr>
        <w:pStyle w:val="Ttulo1"/>
        <w:rPr>
          <w:b w:val="0"/>
          <w:bCs w:val="0"/>
          <w:i/>
          <w:iCs/>
          <w:sz w:val="24"/>
          <w:szCs w:val="24"/>
        </w:rPr>
      </w:pPr>
    </w:p>
    <w:p w14:paraId="49A5A77C" w14:textId="731723A0" w:rsidR="00CE1BC9" w:rsidRDefault="00CE1BC9" w:rsidP="00CE1BC9">
      <w:pPr>
        <w:pStyle w:val="Ttulo1"/>
        <w:rPr>
          <w:b w:val="0"/>
          <w:bCs w:val="0"/>
          <w:i/>
          <w:iCs/>
          <w:sz w:val="24"/>
          <w:szCs w:val="24"/>
        </w:rPr>
      </w:pPr>
    </w:p>
    <w:p w14:paraId="5109230F" w14:textId="77777777" w:rsidR="00CE1BC9" w:rsidRDefault="00CE1BC9" w:rsidP="00CE1BC9">
      <w:pPr>
        <w:pStyle w:val="Ttulo1"/>
      </w:pPr>
      <w:r>
        <w:t>Ciclo Do-While</w:t>
      </w:r>
    </w:p>
    <w:p w14:paraId="6692DD53" w14:textId="77777777" w:rsidR="00CE1BC9" w:rsidRDefault="00CE1BC9" w:rsidP="00CE1BC9">
      <w:pPr>
        <w:pStyle w:val="NormalWeb"/>
      </w:pPr>
      <w:r>
        <w:t xml:space="preserve">El </w:t>
      </w:r>
      <w:r>
        <w:rPr>
          <w:rStyle w:val="Textoennegrita"/>
        </w:rPr>
        <w:t>Do - While</w:t>
      </w:r>
      <w:r>
        <w:t xml:space="preserve"> es una estructura de control donde la condición de continuación del ciclo se prueba al final del mismo.</w:t>
      </w:r>
      <w:r>
        <w:br/>
        <w:t xml:space="preserve">Funciona de manera similar a la estructura while, la diferencia es que esta evalúa </w:t>
      </w:r>
      <w:r>
        <w:rPr>
          <w:rStyle w:val="Textoennegrita"/>
        </w:rPr>
        <w:t>al final</w:t>
      </w:r>
      <w:r>
        <w:t>.</w:t>
      </w:r>
    </w:p>
    <w:p w14:paraId="59BE9A53" w14:textId="6C42E42F" w:rsidR="00CE1BC9" w:rsidRDefault="002C49CD" w:rsidP="002C49CD">
      <w:pPr>
        <w:pStyle w:val="Ttulo1"/>
        <w:jc w:val="center"/>
        <w:rPr>
          <w:b w:val="0"/>
          <w:bCs w:val="0"/>
          <w:i/>
          <w:iCs/>
          <w:sz w:val="24"/>
          <w:szCs w:val="24"/>
        </w:rPr>
      </w:pPr>
      <w:r>
        <w:rPr>
          <w:noProof/>
        </w:rPr>
        <w:drawing>
          <wp:inline distT="0" distB="0" distL="0" distR="0" wp14:anchorId="2250D1C2" wp14:editId="777E2915">
            <wp:extent cx="3295650" cy="2886075"/>
            <wp:effectExtent l="76200" t="76200" r="133350" b="1428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650" cy="288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8D635" w14:textId="687EA843" w:rsidR="00D22CE8" w:rsidRDefault="00D22CE8" w:rsidP="002C49CD">
      <w:pPr>
        <w:pStyle w:val="Ttulo1"/>
        <w:jc w:val="center"/>
        <w:rPr>
          <w:b w:val="0"/>
          <w:bCs w:val="0"/>
          <w:i/>
          <w:iCs/>
          <w:sz w:val="24"/>
          <w:szCs w:val="24"/>
        </w:rPr>
      </w:pPr>
    </w:p>
    <w:p w14:paraId="5E09F997" w14:textId="3FB8FB3C" w:rsidR="00D22CE8" w:rsidRDefault="00D22CE8" w:rsidP="002C49CD">
      <w:pPr>
        <w:pStyle w:val="Ttulo1"/>
        <w:jc w:val="center"/>
        <w:rPr>
          <w:b w:val="0"/>
          <w:bCs w:val="0"/>
          <w:i/>
          <w:iCs/>
          <w:sz w:val="24"/>
          <w:szCs w:val="24"/>
        </w:rPr>
      </w:pPr>
    </w:p>
    <w:p w14:paraId="368AFD6C" w14:textId="0D28DCCC" w:rsidR="00D22CE8" w:rsidRDefault="00D22CE8" w:rsidP="002C49CD">
      <w:pPr>
        <w:pStyle w:val="Ttulo1"/>
        <w:jc w:val="center"/>
        <w:rPr>
          <w:b w:val="0"/>
          <w:bCs w:val="0"/>
          <w:i/>
          <w:iCs/>
          <w:sz w:val="24"/>
          <w:szCs w:val="24"/>
        </w:rPr>
      </w:pPr>
    </w:p>
    <w:p w14:paraId="73AB394D" w14:textId="0AC22BD9" w:rsidR="00D22CE8" w:rsidRDefault="00D22CE8" w:rsidP="002C49CD">
      <w:pPr>
        <w:pStyle w:val="Ttulo1"/>
        <w:jc w:val="center"/>
        <w:rPr>
          <w:b w:val="0"/>
          <w:bCs w:val="0"/>
          <w:i/>
          <w:iCs/>
          <w:sz w:val="24"/>
          <w:szCs w:val="24"/>
        </w:rPr>
      </w:pPr>
    </w:p>
    <w:p w14:paraId="5618D476" w14:textId="119B884A" w:rsidR="00D22CE8" w:rsidRDefault="00D22CE8" w:rsidP="002C49CD">
      <w:pPr>
        <w:pStyle w:val="Ttulo1"/>
        <w:jc w:val="center"/>
        <w:rPr>
          <w:b w:val="0"/>
          <w:bCs w:val="0"/>
          <w:i/>
          <w:iCs/>
          <w:sz w:val="24"/>
          <w:szCs w:val="24"/>
        </w:rPr>
      </w:pPr>
    </w:p>
    <w:p w14:paraId="16C8350F" w14:textId="19A84071" w:rsidR="00D22CE8" w:rsidRDefault="00D22CE8" w:rsidP="002C49CD">
      <w:pPr>
        <w:pStyle w:val="Ttulo1"/>
        <w:jc w:val="center"/>
        <w:rPr>
          <w:b w:val="0"/>
          <w:bCs w:val="0"/>
          <w:i/>
          <w:iCs/>
          <w:sz w:val="24"/>
          <w:szCs w:val="24"/>
        </w:rPr>
      </w:pPr>
    </w:p>
    <w:p w14:paraId="66BCE72C" w14:textId="77FD5EB2" w:rsidR="00D22CE8" w:rsidRDefault="00D22CE8" w:rsidP="002C49CD">
      <w:pPr>
        <w:pStyle w:val="Ttulo1"/>
        <w:jc w:val="center"/>
        <w:rPr>
          <w:b w:val="0"/>
          <w:bCs w:val="0"/>
          <w:i/>
          <w:iCs/>
          <w:sz w:val="24"/>
          <w:szCs w:val="24"/>
        </w:rPr>
      </w:pPr>
    </w:p>
    <w:p w14:paraId="4E26B917" w14:textId="3E978CE2" w:rsidR="00D22CE8" w:rsidRDefault="00D22CE8" w:rsidP="002C49CD">
      <w:pPr>
        <w:pStyle w:val="Ttulo1"/>
        <w:jc w:val="center"/>
        <w:rPr>
          <w:b w:val="0"/>
          <w:bCs w:val="0"/>
          <w:i/>
          <w:iCs/>
          <w:sz w:val="24"/>
          <w:szCs w:val="24"/>
        </w:rPr>
      </w:pPr>
    </w:p>
    <w:p w14:paraId="570498A9" w14:textId="66616E13" w:rsidR="00D22CE8" w:rsidRDefault="00D22CE8" w:rsidP="002C49CD">
      <w:pPr>
        <w:pStyle w:val="Ttulo1"/>
        <w:jc w:val="center"/>
        <w:rPr>
          <w:b w:val="0"/>
          <w:bCs w:val="0"/>
          <w:i/>
          <w:iCs/>
          <w:sz w:val="24"/>
          <w:szCs w:val="24"/>
        </w:rPr>
      </w:pPr>
    </w:p>
    <w:p w14:paraId="42C8B135" w14:textId="28432415" w:rsidR="00D22CE8" w:rsidRDefault="00D22CE8" w:rsidP="002C49CD">
      <w:pPr>
        <w:pStyle w:val="Ttulo1"/>
        <w:jc w:val="center"/>
        <w:rPr>
          <w:b w:val="0"/>
          <w:bCs w:val="0"/>
          <w:i/>
          <w:iCs/>
          <w:sz w:val="24"/>
          <w:szCs w:val="24"/>
        </w:rPr>
      </w:pPr>
    </w:p>
    <w:p w14:paraId="066CEF66" w14:textId="7D93C774" w:rsidR="00D22CE8" w:rsidRDefault="00D22CE8" w:rsidP="00D22CE8">
      <w:pPr>
        <w:pStyle w:val="Ttulo1"/>
      </w:pPr>
      <w:r>
        <w:lastRenderedPageBreak/>
        <w:t>Arreglos unidimensionales</w:t>
      </w:r>
      <w:r w:rsidR="00D37488">
        <w:t xml:space="preserve"> (Arrays).</w:t>
      </w:r>
    </w:p>
    <w:p w14:paraId="1C28D694" w14:textId="65BC99EB" w:rsidR="00D22CE8" w:rsidRDefault="00D22CE8" w:rsidP="00D22CE8">
      <w:pPr>
        <w:pStyle w:val="NormalWeb"/>
      </w:pPr>
      <w:r>
        <w:t xml:space="preserve">Un </w:t>
      </w:r>
      <w:r>
        <w:rPr>
          <w:rStyle w:val="Textoennegrita"/>
        </w:rPr>
        <w:t>arreglo</w:t>
      </w:r>
      <w:r>
        <w:t xml:space="preserve"> es una serie de elementos, del mismo tipo de dato y son almacenados de manera consecutiva. En programación, la primera posición de los arreglos empieza en "“0"”.</w:t>
      </w:r>
    </w:p>
    <w:p w14:paraId="391AFFE1" w14:textId="4304686B" w:rsidR="00D070F9" w:rsidRDefault="00D070F9" w:rsidP="006B2DE0">
      <w:pPr>
        <w:pStyle w:val="NormalWeb"/>
        <w:rPr>
          <w:noProof/>
        </w:rPr>
      </w:pPr>
      <w:r>
        <w:rPr>
          <w:noProof/>
        </w:rPr>
        <w:drawing>
          <wp:inline distT="0" distB="0" distL="0" distR="0" wp14:anchorId="14181299" wp14:editId="396717AF">
            <wp:extent cx="2539741" cy="2180617"/>
            <wp:effectExtent l="76200" t="76200" r="127635" b="1244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8628" cy="22225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33718" w:rsidRPr="00333718">
        <w:rPr>
          <w:noProof/>
        </w:rPr>
        <w:t xml:space="preserve"> </w:t>
      </w:r>
      <w:r w:rsidR="00333718">
        <w:rPr>
          <w:noProof/>
        </w:rPr>
        <w:drawing>
          <wp:inline distT="0" distB="0" distL="0" distR="0" wp14:anchorId="0C314297" wp14:editId="5C887C61">
            <wp:extent cx="2589179" cy="2012708"/>
            <wp:effectExtent l="76200" t="76200" r="135255" b="1403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3682" cy="2055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6B487" w14:textId="77777777" w:rsidR="00333718" w:rsidRDefault="00333718" w:rsidP="006B2DE0">
      <w:pPr>
        <w:pStyle w:val="NormalWeb"/>
      </w:pPr>
    </w:p>
    <w:p w14:paraId="0B45F02F" w14:textId="2CDACE67" w:rsidR="006B2DE0" w:rsidRDefault="006B2DE0" w:rsidP="006B2DE0">
      <w:pPr>
        <w:pStyle w:val="NormalWeb"/>
      </w:pPr>
      <w:r>
        <w:rPr>
          <w:noProof/>
        </w:rPr>
        <w:drawing>
          <wp:inline distT="0" distB="0" distL="0" distR="0" wp14:anchorId="5958E612" wp14:editId="7FA31C9E">
            <wp:extent cx="5612130" cy="1847215"/>
            <wp:effectExtent l="76200" t="76200" r="140970" b="133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7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D2194" w14:textId="38EB1F4C" w:rsidR="001333BA" w:rsidRDefault="001A49CE" w:rsidP="001333BA">
      <w:pPr>
        <w:pStyle w:val="NormalWeb"/>
        <w:jc w:val="center"/>
      </w:pPr>
      <w:r>
        <w:rPr>
          <w:noProof/>
        </w:rPr>
        <w:drawing>
          <wp:inline distT="0" distB="0" distL="0" distR="0" wp14:anchorId="274A6D12" wp14:editId="3CF83536">
            <wp:extent cx="2533650" cy="1314450"/>
            <wp:effectExtent l="76200" t="76200" r="133350" b="133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650"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B469E1" w14:textId="3D4EE03D" w:rsidR="000C20B0" w:rsidRDefault="000C20B0" w:rsidP="000C20B0">
      <w:pPr>
        <w:pStyle w:val="NormalWeb"/>
      </w:pPr>
    </w:p>
    <w:p w14:paraId="15FD559C" w14:textId="32CA0628" w:rsidR="000C20B0" w:rsidRDefault="000C20B0" w:rsidP="000C20B0">
      <w:pPr>
        <w:pStyle w:val="NormalWeb"/>
      </w:pPr>
    </w:p>
    <w:p w14:paraId="07DFB68F" w14:textId="57E615D7" w:rsidR="000C20B0" w:rsidRDefault="000C20B0" w:rsidP="000C20B0">
      <w:pPr>
        <w:pStyle w:val="Ttulo1"/>
      </w:pPr>
      <w:r>
        <w:t>Arreglos bidimensionales</w:t>
      </w:r>
      <w:r w:rsidR="00B711BE">
        <w:t xml:space="preserve"> (Matrices)</w:t>
      </w:r>
      <w:r w:rsidR="00E95D59">
        <w:t>.</w:t>
      </w:r>
    </w:p>
    <w:p w14:paraId="2C6B2EF1" w14:textId="77777777" w:rsidR="000C20B0" w:rsidRDefault="000C20B0" w:rsidP="000C20B0">
      <w:pPr>
        <w:pStyle w:val="NormalWeb"/>
      </w:pPr>
      <w:r>
        <w:t xml:space="preserve">Los </w:t>
      </w:r>
      <w:r>
        <w:rPr>
          <w:rStyle w:val="Textoennegrita"/>
        </w:rPr>
        <w:t>arreglos bidimensionales</w:t>
      </w:r>
      <w:r>
        <w:t xml:space="preserve"> son también llamados tablas o </w:t>
      </w:r>
      <w:r>
        <w:rPr>
          <w:rStyle w:val="Textoennegrita"/>
        </w:rPr>
        <w:t>matrices</w:t>
      </w:r>
      <w:r>
        <w:t>.</w:t>
      </w:r>
      <w:r>
        <w:br/>
        <w:t xml:space="preserve">Tiene dos índices: el primero indica el número de </w:t>
      </w:r>
      <w:r>
        <w:rPr>
          <w:rStyle w:val="Textoennegrita"/>
        </w:rPr>
        <w:t>fila</w:t>
      </w:r>
      <w:r>
        <w:t xml:space="preserve"> y el segundo el número de </w:t>
      </w:r>
      <w:r>
        <w:rPr>
          <w:rStyle w:val="Textoennegrita"/>
        </w:rPr>
        <w:t>columna</w:t>
      </w:r>
      <w:r>
        <w:t xml:space="preserve"> en que se encuentra el elemento.</w:t>
      </w:r>
    </w:p>
    <w:p w14:paraId="0B5B0720" w14:textId="58D28FE5" w:rsidR="000C20B0" w:rsidRDefault="000C20B0" w:rsidP="000C20B0">
      <w:pPr>
        <w:pStyle w:val="NormalWeb"/>
        <w:jc w:val="center"/>
      </w:pPr>
      <w:r>
        <w:rPr>
          <w:noProof/>
        </w:rPr>
        <w:drawing>
          <wp:inline distT="0" distB="0" distL="0" distR="0" wp14:anchorId="2B112474" wp14:editId="712DEE7D">
            <wp:extent cx="3308985" cy="2929647"/>
            <wp:effectExtent l="76200" t="76200" r="139065" b="137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1043" cy="2940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738B5" w14:textId="7FB1979C" w:rsidR="00595374" w:rsidRDefault="00595374" w:rsidP="000C20B0">
      <w:pPr>
        <w:pStyle w:val="NormalWeb"/>
        <w:jc w:val="center"/>
      </w:pPr>
      <w:r>
        <w:rPr>
          <w:noProof/>
        </w:rPr>
        <w:drawing>
          <wp:inline distT="0" distB="0" distL="0" distR="0" wp14:anchorId="6ECD17D3" wp14:editId="259F12CD">
            <wp:extent cx="2404110" cy="2404353"/>
            <wp:effectExtent l="76200" t="76200" r="129540" b="129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1144" cy="2451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B74B0">
        <w:rPr>
          <w:noProof/>
        </w:rPr>
        <w:drawing>
          <wp:inline distT="0" distB="0" distL="0" distR="0" wp14:anchorId="3B88C9A9" wp14:editId="053F3268">
            <wp:extent cx="2928025" cy="2576111"/>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8137" cy="2637796"/>
                    </a:xfrm>
                    <a:prstGeom prst="rect">
                      <a:avLst/>
                    </a:prstGeom>
                  </pic:spPr>
                </pic:pic>
              </a:graphicData>
            </a:graphic>
          </wp:inline>
        </w:drawing>
      </w:r>
    </w:p>
    <w:p w14:paraId="16CADD07" w14:textId="7F8E0079" w:rsidR="00E73950" w:rsidRDefault="00E73950" w:rsidP="000C20B0">
      <w:pPr>
        <w:pStyle w:val="NormalWeb"/>
        <w:jc w:val="center"/>
      </w:pPr>
    </w:p>
    <w:p w14:paraId="05B5253C" w14:textId="11622B44" w:rsidR="00E73950" w:rsidRDefault="00E73950" w:rsidP="000C20B0">
      <w:pPr>
        <w:pStyle w:val="NormalWeb"/>
        <w:jc w:val="center"/>
      </w:pPr>
    </w:p>
    <w:p w14:paraId="306DD58E" w14:textId="77777777" w:rsidR="00E73950" w:rsidRDefault="00E73950" w:rsidP="00E7395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3B23328" w14:textId="554AC4D4" w:rsidR="00E73950" w:rsidRPr="00E73950" w:rsidRDefault="00E73950" w:rsidP="00E7395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E73950">
        <w:rPr>
          <w:rFonts w:ascii="Times New Roman" w:eastAsia="Times New Roman" w:hAnsi="Times New Roman" w:cs="Times New Roman"/>
          <w:b/>
          <w:bCs/>
          <w:kern w:val="36"/>
          <w:sz w:val="48"/>
          <w:szCs w:val="48"/>
          <w:lang w:eastAsia="es-CO"/>
        </w:rPr>
        <w:t>Arreglos e iteradores unidimensionales</w:t>
      </w:r>
    </w:p>
    <w:p w14:paraId="366146A5" w14:textId="77777777" w:rsidR="00E73950" w:rsidRPr="00E73950" w:rsidRDefault="00E73950" w:rsidP="00E73950">
      <w:pPr>
        <w:spacing w:before="100" w:beforeAutospacing="1" w:after="100" w:afterAutospacing="1" w:line="240" w:lineRule="auto"/>
        <w:rPr>
          <w:rFonts w:ascii="Times New Roman" w:eastAsia="Times New Roman" w:hAnsi="Times New Roman" w:cs="Times New Roman"/>
          <w:sz w:val="24"/>
          <w:szCs w:val="24"/>
          <w:lang w:eastAsia="es-CO"/>
        </w:rPr>
      </w:pPr>
      <w:r w:rsidRPr="00E73950">
        <w:rPr>
          <w:rFonts w:ascii="Times New Roman" w:eastAsia="Times New Roman" w:hAnsi="Times New Roman" w:cs="Times New Roman"/>
          <w:b/>
          <w:bCs/>
          <w:sz w:val="24"/>
          <w:szCs w:val="24"/>
          <w:lang w:eastAsia="es-CO"/>
        </w:rPr>
        <w:t>¿Por qué utilizar iteradores en arreglos unidimensionales?</w:t>
      </w:r>
    </w:p>
    <w:p w14:paraId="4CDFFBDC" w14:textId="77777777" w:rsidR="00E73950" w:rsidRPr="00E73950" w:rsidRDefault="00E73950" w:rsidP="00E7395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73950">
        <w:rPr>
          <w:rFonts w:ascii="Times New Roman" w:eastAsia="Times New Roman" w:hAnsi="Times New Roman" w:cs="Times New Roman"/>
          <w:sz w:val="24"/>
          <w:szCs w:val="24"/>
          <w:lang w:eastAsia="es-CO"/>
        </w:rPr>
        <w:t>Para manipular todos los elementos de un arreglo podemos utilizar una estructura repetitiva. La más usual es el ciclo for.</w:t>
      </w:r>
    </w:p>
    <w:p w14:paraId="47CE118B" w14:textId="77777777" w:rsidR="00E73950" w:rsidRPr="00E73950" w:rsidRDefault="00E73950" w:rsidP="00E7395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73950">
        <w:rPr>
          <w:rFonts w:ascii="Times New Roman" w:eastAsia="Times New Roman" w:hAnsi="Times New Roman" w:cs="Times New Roman"/>
          <w:sz w:val="24"/>
          <w:szCs w:val="24"/>
          <w:lang w:eastAsia="es-CO"/>
        </w:rPr>
        <w:t>Cuando se desea imprimir el contenido del arreglo</w:t>
      </w:r>
    </w:p>
    <w:p w14:paraId="4783ED8B" w14:textId="77777777" w:rsidR="00E73950" w:rsidRPr="00E73950" w:rsidRDefault="00E73950" w:rsidP="00E7395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73950">
        <w:rPr>
          <w:rFonts w:ascii="Times New Roman" w:eastAsia="Times New Roman" w:hAnsi="Times New Roman" w:cs="Times New Roman"/>
          <w:sz w:val="24"/>
          <w:szCs w:val="24"/>
          <w:lang w:eastAsia="es-CO"/>
        </w:rPr>
        <w:t>Cuando se suman todos los elementos</w:t>
      </w:r>
    </w:p>
    <w:p w14:paraId="2B3CC47D" w14:textId="0A914BFA" w:rsidR="00E73950" w:rsidRDefault="00E73950" w:rsidP="00E7395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73950">
        <w:rPr>
          <w:rFonts w:ascii="Times New Roman" w:eastAsia="Times New Roman" w:hAnsi="Times New Roman" w:cs="Times New Roman"/>
          <w:sz w:val="24"/>
          <w:szCs w:val="24"/>
          <w:lang w:eastAsia="es-CO"/>
        </w:rPr>
        <w:t>También cuando se va a inicializar el arreglo.</w:t>
      </w:r>
    </w:p>
    <w:p w14:paraId="031C7032" w14:textId="77777777" w:rsidR="00E73950" w:rsidRPr="00E73950" w:rsidRDefault="00E73950" w:rsidP="00E73950">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7E229994" w14:textId="5CB020A8" w:rsidR="00E73950" w:rsidRDefault="00E73950" w:rsidP="00E73950">
      <w:pPr>
        <w:pStyle w:val="NormalWeb"/>
        <w:jc w:val="center"/>
      </w:pPr>
      <w:r>
        <w:rPr>
          <w:noProof/>
        </w:rPr>
        <w:drawing>
          <wp:inline distT="0" distB="0" distL="0" distR="0" wp14:anchorId="46ADEBD3" wp14:editId="0218C02E">
            <wp:extent cx="3324225" cy="3505200"/>
            <wp:effectExtent l="76200" t="76200" r="142875"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4225"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1B4F4" w14:textId="4CE7F25F" w:rsidR="00B711BE" w:rsidRDefault="00B711BE" w:rsidP="00E73950">
      <w:pPr>
        <w:pStyle w:val="NormalWeb"/>
        <w:jc w:val="center"/>
      </w:pPr>
    </w:p>
    <w:p w14:paraId="7949F88E" w14:textId="25D15BD2" w:rsidR="00B711BE" w:rsidRDefault="00B711BE" w:rsidP="00E73950">
      <w:pPr>
        <w:pStyle w:val="NormalWeb"/>
        <w:jc w:val="center"/>
      </w:pPr>
    </w:p>
    <w:p w14:paraId="6BBC410E" w14:textId="3018B803" w:rsidR="00B711BE" w:rsidRDefault="00B711BE" w:rsidP="00E73950">
      <w:pPr>
        <w:pStyle w:val="NormalWeb"/>
        <w:jc w:val="center"/>
      </w:pPr>
    </w:p>
    <w:p w14:paraId="48D8C119" w14:textId="3E74BED7" w:rsidR="00B711BE" w:rsidRDefault="00B711BE" w:rsidP="00E73950">
      <w:pPr>
        <w:pStyle w:val="NormalWeb"/>
        <w:jc w:val="center"/>
      </w:pPr>
    </w:p>
    <w:p w14:paraId="1FCA0105" w14:textId="77777777" w:rsidR="00B711BE" w:rsidRDefault="00B711BE" w:rsidP="00E73950">
      <w:pPr>
        <w:pStyle w:val="NormalWeb"/>
        <w:jc w:val="center"/>
      </w:pPr>
    </w:p>
    <w:p w14:paraId="79266091" w14:textId="77777777" w:rsidR="00B8194A" w:rsidRDefault="00B8194A" w:rsidP="00B8194A">
      <w:pPr>
        <w:pStyle w:val="Ttulo1"/>
      </w:pPr>
      <w:r>
        <w:t>Arreglos e iteradores bidimensionales</w:t>
      </w:r>
    </w:p>
    <w:p w14:paraId="5053867F" w14:textId="77777777" w:rsidR="00B8194A" w:rsidRDefault="00B8194A" w:rsidP="00B8194A">
      <w:pPr>
        <w:pStyle w:val="NormalWeb"/>
      </w:pPr>
      <w:r>
        <w:t>Para poder utilizar el iterador for junto con un arreglo bidimensional es necesario entender el concepto de un for anidado. Esto es un for dentro de un for, la sintaxis es la siguiente:</w:t>
      </w:r>
    </w:p>
    <w:p w14:paraId="32CC0DB3" w14:textId="2A271C82" w:rsidR="00D22CE8" w:rsidRDefault="00B8194A" w:rsidP="00B8194A">
      <w:pPr>
        <w:pStyle w:val="Ttulo1"/>
        <w:jc w:val="center"/>
        <w:rPr>
          <w:b w:val="0"/>
          <w:bCs w:val="0"/>
          <w:i/>
          <w:iCs/>
          <w:sz w:val="24"/>
          <w:szCs w:val="24"/>
        </w:rPr>
      </w:pPr>
      <w:r>
        <w:rPr>
          <w:noProof/>
        </w:rPr>
        <w:drawing>
          <wp:inline distT="0" distB="0" distL="0" distR="0" wp14:anchorId="7CE187D7" wp14:editId="45E2175C">
            <wp:extent cx="3668949" cy="3036570"/>
            <wp:effectExtent l="76200" t="76200" r="141605" b="1257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0341" cy="3045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7D5F20" w14:textId="224E5AFB" w:rsidR="00B8194A" w:rsidRDefault="00B8194A" w:rsidP="00B8194A">
      <w:pPr>
        <w:pStyle w:val="Ttulo1"/>
        <w:rPr>
          <w:b w:val="0"/>
          <w:bCs w:val="0"/>
          <w:sz w:val="24"/>
          <w:szCs w:val="24"/>
        </w:rPr>
      </w:pPr>
      <w:r w:rsidRPr="00B8194A">
        <w:rPr>
          <w:b w:val="0"/>
          <w:bCs w:val="0"/>
          <w:sz w:val="24"/>
          <w:szCs w:val="24"/>
        </w:rPr>
        <w:t>En esta estructura al iniciar el for, se recorre vuelta por vuelta ambos fors, iniciando por la primera vuelta del primer for y continuando con todas las vueltas del segundo for. Siguiendo con la siguiente vuelta del primer for y continuando con todas las vueltas del segundo for, y así sucesivamente.</w:t>
      </w:r>
    </w:p>
    <w:p w14:paraId="33051A56" w14:textId="0DA70502" w:rsidR="00B8194A" w:rsidRDefault="00B8194A" w:rsidP="00B8194A">
      <w:pPr>
        <w:pStyle w:val="Ttulo1"/>
        <w:rPr>
          <w:b w:val="0"/>
          <w:bCs w:val="0"/>
          <w:sz w:val="24"/>
          <w:szCs w:val="24"/>
        </w:rPr>
      </w:pPr>
      <w:r w:rsidRPr="00B8194A">
        <w:rPr>
          <w:b w:val="0"/>
          <w:bCs w:val="0"/>
          <w:sz w:val="24"/>
          <w:szCs w:val="24"/>
        </w:rPr>
        <w:t>Esto es muy útil para recorrer arreglos bidimensionales.</w:t>
      </w:r>
    </w:p>
    <w:p w14:paraId="5B77D65F" w14:textId="77777777" w:rsidR="009002FF" w:rsidRDefault="009002FF" w:rsidP="00B8194A">
      <w:pPr>
        <w:pStyle w:val="Ttulo1"/>
        <w:rPr>
          <w:b w:val="0"/>
          <w:bCs w:val="0"/>
          <w:sz w:val="24"/>
          <w:szCs w:val="24"/>
        </w:rPr>
      </w:pPr>
    </w:p>
    <w:p w14:paraId="194FD58E" w14:textId="77777777" w:rsidR="009002FF" w:rsidRDefault="009002FF" w:rsidP="009002FF">
      <w:pPr>
        <w:pStyle w:val="Ttulo1"/>
      </w:pPr>
      <w:r>
        <w:t>Cadena de caracteres (string)</w:t>
      </w:r>
    </w:p>
    <w:p w14:paraId="26C064C1" w14:textId="77777777" w:rsidR="009002FF" w:rsidRDefault="009002FF" w:rsidP="009002FF">
      <w:pPr>
        <w:pStyle w:val="NormalWeb"/>
      </w:pPr>
      <w:r>
        <w:t>Generalmente se dice que es un arreglo de caracteres cuando lo que se almacenó son caracteres y no existe el carácter nulo al final.</w:t>
      </w:r>
    </w:p>
    <w:p w14:paraId="3DE6147C" w14:textId="66DD9237" w:rsidR="009002FF" w:rsidRDefault="009002FF" w:rsidP="009002FF">
      <w:pPr>
        <w:pStyle w:val="NormalWeb"/>
      </w:pPr>
      <w:r>
        <w:t>Cuando el arreglo de caracteres termina con el carácter nulo se llama cadena de caracteres.</w:t>
      </w:r>
    </w:p>
    <w:p w14:paraId="5D3F2783" w14:textId="5ADBBD21" w:rsidR="00616C2B" w:rsidRDefault="00616C2B" w:rsidP="009002FF">
      <w:pPr>
        <w:pStyle w:val="NormalWeb"/>
      </w:pPr>
    </w:p>
    <w:p w14:paraId="3AF39473" w14:textId="2D92C41D" w:rsidR="00616C2B" w:rsidRDefault="00616C2B" w:rsidP="009002FF">
      <w:pPr>
        <w:pStyle w:val="NormalWeb"/>
      </w:pPr>
    </w:p>
    <w:p w14:paraId="6F90F33B" w14:textId="77777777" w:rsidR="00616C2B" w:rsidRPr="00616C2B" w:rsidRDefault="00616C2B" w:rsidP="00616C2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616C2B">
        <w:rPr>
          <w:rFonts w:ascii="Times New Roman" w:eastAsia="Times New Roman" w:hAnsi="Times New Roman" w:cs="Times New Roman"/>
          <w:b/>
          <w:bCs/>
          <w:kern w:val="36"/>
          <w:sz w:val="48"/>
          <w:szCs w:val="48"/>
          <w:lang w:eastAsia="es-CO"/>
        </w:rPr>
        <w:t>Funciones: Divide y vencerás</w:t>
      </w:r>
    </w:p>
    <w:p w14:paraId="26D013C6" w14:textId="37C52595" w:rsidR="00616C2B" w:rsidRDefault="00616C2B" w:rsidP="00616C2B">
      <w:pPr>
        <w:spacing w:before="100" w:beforeAutospacing="1" w:after="100" w:afterAutospacing="1" w:line="240" w:lineRule="auto"/>
        <w:rPr>
          <w:rFonts w:ascii="Times New Roman" w:eastAsia="Times New Roman" w:hAnsi="Times New Roman" w:cs="Times New Roman"/>
          <w:sz w:val="24"/>
          <w:szCs w:val="24"/>
          <w:lang w:eastAsia="es-CO"/>
        </w:rPr>
      </w:pPr>
      <w:r w:rsidRPr="00616C2B">
        <w:rPr>
          <w:rFonts w:ascii="Times New Roman" w:eastAsia="Times New Roman" w:hAnsi="Times New Roman" w:cs="Times New Roman"/>
          <w:sz w:val="24"/>
          <w:szCs w:val="24"/>
          <w:lang w:eastAsia="es-CO"/>
        </w:rPr>
        <w:t xml:space="preserve">Las </w:t>
      </w:r>
      <w:r w:rsidRPr="00616C2B">
        <w:rPr>
          <w:rFonts w:ascii="Times New Roman" w:eastAsia="Times New Roman" w:hAnsi="Times New Roman" w:cs="Times New Roman"/>
          <w:b/>
          <w:bCs/>
          <w:sz w:val="24"/>
          <w:szCs w:val="24"/>
          <w:lang w:eastAsia="es-CO"/>
        </w:rPr>
        <w:t>funciones</w:t>
      </w:r>
      <w:r w:rsidRPr="00616C2B">
        <w:rPr>
          <w:rFonts w:ascii="Times New Roman" w:eastAsia="Times New Roman" w:hAnsi="Times New Roman" w:cs="Times New Roman"/>
          <w:sz w:val="24"/>
          <w:szCs w:val="24"/>
          <w:lang w:eastAsia="es-CO"/>
        </w:rPr>
        <w:t xml:space="preserve"> son bloques de código que realizan alguna operación. Pueden aceptar datos de </w:t>
      </w:r>
      <w:r w:rsidRPr="00616C2B">
        <w:rPr>
          <w:rFonts w:ascii="Times New Roman" w:eastAsia="Times New Roman" w:hAnsi="Times New Roman" w:cs="Times New Roman"/>
          <w:b/>
          <w:bCs/>
          <w:sz w:val="24"/>
          <w:szCs w:val="24"/>
          <w:lang w:eastAsia="es-CO"/>
        </w:rPr>
        <w:t>entrada</w:t>
      </w:r>
      <w:r w:rsidRPr="00616C2B">
        <w:rPr>
          <w:rFonts w:ascii="Times New Roman" w:eastAsia="Times New Roman" w:hAnsi="Times New Roman" w:cs="Times New Roman"/>
          <w:sz w:val="24"/>
          <w:szCs w:val="24"/>
          <w:lang w:eastAsia="es-CO"/>
        </w:rPr>
        <w:t xml:space="preserve"> (parámetros) y devolver un dato de </w:t>
      </w:r>
      <w:r w:rsidRPr="00616C2B">
        <w:rPr>
          <w:rFonts w:ascii="Times New Roman" w:eastAsia="Times New Roman" w:hAnsi="Times New Roman" w:cs="Times New Roman"/>
          <w:b/>
          <w:bCs/>
          <w:sz w:val="24"/>
          <w:szCs w:val="24"/>
          <w:lang w:eastAsia="es-CO"/>
        </w:rPr>
        <w:t>salida</w:t>
      </w:r>
      <w:r w:rsidRPr="00616C2B">
        <w:rPr>
          <w:rFonts w:ascii="Times New Roman" w:eastAsia="Times New Roman" w:hAnsi="Times New Roman" w:cs="Times New Roman"/>
          <w:sz w:val="24"/>
          <w:szCs w:val="24"/>
          <w:lang w:eastAsia="es-CO"/>
        </w:rPr>
        <w:t>.</w:t>
      </w:r>
    </w:p>
    <w:p w14:paraId="213F8C3D" w14:textId="6522A5EE" w:rsidR="00616C2B" w:rsidRPr="00616C2B" w:rsidRDefault="00616C2B" w:rsidP="00616C2B">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08D67C1C" wp14:editId="21C777E8">
            <wp:extent cx="2919919" cy="2388954"/>
            <wp:effectExtent l="76200" t="76200" r="128270" b="1257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8858" cy="2420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7D44875B" wp14:editId="2BF9FCA5">
            <wp:extent cx="3540868" cy="2799812"/>
            <wp:effectExtent l="0" t="0" r="254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4617" cy="2826498"/>
                    </a:xfrm>
                    <a:prstGeom prst="rect">
                      <a:avLst/>
                    </a:prstGeom>
                  </pic:spPr>
                </pic:pic>
              </a:graphicData>
            </a:graphic>
          </wp:inline>
        </w:drawing>
      </w:r>
    </w:p>
    <w:p w14:paraId="179357CB" w14:textId="77777777" w:rsidR="00616C2B" w:rsidRPr="00616C2B" w:rsidRDefault="00616C2B" w:rsidP="00616C2B">
      <w:pPr>
        <w:spacing w:before="100" w:beforeAutospacing="1" w:after="100" w:afterAutospacing="1" w:line="240" w:lineRule="auto"/>
        <w:rPr>
          <w:rFonts w:ascii="Times New Roman" w:eastAsia="Times New Roman" w:hAnsi="Times New Roman" w:cs="Times New Roman"/>
          <w:sz w:val="24"/>
          <w:szCs w:val="24"/>
          <w:lang w:eastAsia="es-CO"/>
        </w:rPr>
      </w:pPr>
      <w:r w:rsidRPr="00616C2B">
        <w:rPr>
          <w:rFonts w:ascii="Times New Roman" w:eastAsia="Times New Roman" w:hAnsi="Times New Roman" w:cs="Times New Roman"/>
          <w:sz w:val="24"/>
          <w:szCs w:val="24"/>
          <w:lang w:eastAsia="es-CO"/>
        </w:rPr>
        <w:t>Se pueden utilizar para:</w:t>
      </w:r>
    </w:p>
    <w:p w14:paraId="0A9BB774" w14:textId="77777777" w:rsidR="00616C2B" w:rsidRPr="00616C2B" w:rsidRDefault="00616C2B" w:rsidP="00616C2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616C2B">
        <w:rPr>
          <w:rFonts w:ascii="Times New Roman" w:eastAsia="Times New Roman" w:hAnsi="Times New Roman" w:cs="Times New Roman"/>
          <w:sz w:val="24"/>
          <w:szCs w:val="24"/>
          <w:lang w:eastAsia="es-CO"/>
        </w:rPr>
        <w:t>Encapsulamiento</w:t>
      </w:r>
    </w:p>
    <w:p w14:paraId="12D9932B" w14:textId="77777777" w:rsidR="00616C2B" w:rsidRPr="00616C2B" w:rsidRDefault="00616C2B" w:rsidP="00616C2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616C2B">
        <w:rPr>
          <w:rFonts w:ascii="Times New Roman" w:eastAsia="Times New Roman" w:hAnsi="Times New Roman" w:cs="Times New Roman"/>
          <w:sz w:val="24"/>
          <w:szCs w:val="24"/>
          <w:lang w:eastAsia="es-CO"/>
        </w:rPr>
        <w:t>Reusabilidad de código</w:t>
      </w:r>
    </w:p>
    <w:p w14:paraId="3FEF8AAC" w14:textId="77777777" w:rsidR="00616C2B" w:rsidRPr="00616C2B" w:rsidRDefault="00616C2B" w:rsidP="00616C2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616C2B">
        <w:rPr>
          <w:rFonts w:ascii="Times New Roman" w:eastAsia="Times New Roman" w:hAnsi="Times New Roman" w:cs="Times New Roman"/>
          <w:sz w:val="24"/>
          <w:szCs w:val="24"/>
          <w:lang w:eastAsia="es-CO"/>
        </w:rPr>
        <w:t>Separar tareas</w:t>
      </w:r>
    </w:p>
    <w:p w14:paraId="63A7CF36" w14:textId="77777777" w:rsidR="00616C2B" w:rsidRPr="00616C2B" w:rsidRDefault="00616C2B" w:rsidP="00616C2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616C2B">
        <w:rPr>
          <w:rFonts w:ascii="Times New Roman" w:eastAsia="Times New Roman" w:hAnsi="Times New Roman" w:cs="Times New Roman"/>
          <w:sz w:val="24"/>
          <w:szCs w:val="24"/>
          <w:lang w:eastAsia="es-CO"/>
        </w:rPr>
        <w:t>Cambios a futuro</w:t>
      </w:r>
    </w:p>
    <w:p w14:paraId="727A592F" w14:textId="77777777" w:rsidR="00616C2B" w:rsidRDefault="00616C2B" w:rsidP="009002FF">
      <w:pPr>
        <w:pStyle w:val="NormalWeb"/>
      </w:pPr>
    </w:p>
    <w:p w14:paraId="5F132F64" w14:textId="58904B5E" w:rsidR="009002FF" w:rsidRDefault="009002FF" w:rsidP="00B8194A">
      <w:pPr>
        <w:pStyle w:val="Ttulo1"/>
        <w:rPr>
          <w:b w:val="0"/>
          <w:bCs w:val="0"/>
          <w:sz w:val="24"/>
          <w:szCs w:val="24"/>
        </w:rPr>
      </w:pPr>
    </w:p>
    <w:p w14:paraId="038DC6ED" w14:textId="23DE483B" w:rsidR="00242078" w:rsidRPr="00242078" w:rsidRDefault="00242078" w:rsidP="002420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42078">
        <w:rPr>
          <w:rFonts w:ascii="Times New Roman" w:eastAsia="Times New Roman" w:hAnsi="Times New Roman" w:cs="Times New Roman"/>
          <w:b/>
          <w:bCs/>
          <w:kern w:val="36"/>
          <w:sz w:val="48"/>
          <w:szCs w:val="48"/>
          <w:lang w:eastAsia="es-CO"/>
        </w:rPr>
        <w:t>Recursividad</w:t>
      </w:r>
    </w:p>
    <w:p w14:paraId="3C27BF55" w14:textId="77777777" w:rsidR="00242078" w:rsidRPr="00242078" w:rsidRDefault="00242078" w:rsidP="00242078">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242078">
        <w:rPr>
          <w:rFonts w:ascii="Times New Roman" w:eastAsia="Times New Roman" w:hAnsi="Times New Roman" w:cs="Times New Roman"/>
          <w:sz w:val="24"/>
          <w:szCs w:val="24"/>
          <w:lang w:eastAsia="es-CO"/>
        </w:rPr>
        <w:t>En C, las funciones pueden llamarse a sí mismas.</w:t>
      </w:r>
    </w:p>
    <w:p w14:paraId="5BE3FCA4" w14:textId="77777777" w:rsidR="00242078" w:rsidRPr="00242078" w:rsidRDefault="00242078" w:rsidP="00242078">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242078">
        <w:rPr>
          <w:rFonts w:ascii="Times New Roman" w:eastAsia="Times New Roman" w:hAnsi="Times New Roman" w:cs="Times New Roman"/>
          <w:sz w:val="24"/>
          <w:szCs w:val="24"/>
          <w:lang w:eastAsia="es-CO"/>
        </w:rPr>
        <w:t>Si una expresión en el cuerpo de una función llama a la propia función, se dice que ésta es recursiva.</w:t>
      </w:r>
    </w:p>
    <w:p w14:paraId="32A84997" w14:textId="1A563AD1" w:rsidR="00242078" w:rsidRDefault="00242078" w:rsidP="00B8194A">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242078">
        <w:rPr>
          <w:rFonts w:ascii="Times New Roman" w:eastAsia="Times New Roman" w:hAnsi="Times New Roman" w:cs="Times New Roman"/>
          <w:sz w:val="24"/>
          <w:szCs w:val="24"/>
          <w:lang w:eastAsia="es-CO"/>
        </w:rPr>
        <w:t xml:space="preserve">La </w:t>
      </w:r>
      <w:r w:rsidRPr="00242078">
        <w:rPr>
          <w:rFonts w:ascii="Times New Roman" w:eastAsia="Times New Roman" w:hAnsi="Times New Roman" w:cs="Times New Roman"/>
          <w:b/>
          <w:bCs/>
          <w:sz w:val="24"/>
          <w:szCs w:val="24"/>
          <w:lang w:eastAsia="es-CO"/>
        </w:rPr>
        <w:t>recursividad</w:t>
      </w:r>
      <w:r w:rsidRPr="00242078">
        <w:rPr>
          <w:rFonts w:ascii="Times New Roman" w:eastAsia="Times New Roman" w:hAnsi="Times New Roman" w:cs="Times New Roman"/>
          <w:sz w:val="24"/>
          <w:szCs w:val="24"/>
          <w:lang w:eastAsia="es-CO"/>
        </w:rPr>
        <w:t xml:space="preserve"> es el proceso de definir algo en términos de sí mismo y a veces se llama definición circular.</w:t>
      </w:r>
    </w:p>
    <w:p w14:paraId="791B3572" w14:textId="77777777" w:rsidR="00242078" w:rsidRPr="00242078" w:rsidRDefault="00242078" w:rsidP="00242078">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19691196" w14:textId="2185D5FA" w:rsidR="00242078" w:rsidRDefault="00242078" w:rsidP="00B8194A">
      <w:pPr>
        <w:pStyle w:val="Ttulo1"/>
        <w:rPr>
          <w:b w:val="0"/>
          <w:bCs w:val="0"/>
          <w:sz w:val="24"/>
          <w:szCs w:val="24"/>
        </w:rPr>
      </w:pPr>
      <w:r>
        <w:rPr>
          <w:noProof/>
        </w:rPr>
        <w:drawing>
          <wp:inline distT="0" distB="0" distL="0" distR="0" wp14:anchorId="67B57779" wp14:editId="432A98CC">
            <wp:extent cx="5612130" cy="1967230"/>
            <wp:effectExtent l="76200" t="76200" r="140970" b="128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67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EA9CB" w14:textId="33D602ED" w:rsidR="00242078" w:rsidRDefault="00242078" w:rsidP="00B8194A">
      <w:pPr>
        <w:pStyle w:val="Ttulo1"/>
        <w:rPr>
          <w:b w:val="0"/>
          <w:bCs w:val="0"/>
          <w:sz w:val="24"/>
          <w:szCs w:val="24"/>
        </w:rPr>
      </w:pPr>
    </w:p>
    <w:p w14:paraId="24CC44EF" w14:textId="77777777" w:rsidR="00242078" w:rsidRDefault="00242078" w:rsidP="002420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22C25BA6" w14:textId="77777777" w:rsidR="00242078" w:rsidRDefault="00242078" w:rsidP="002420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3B2624E7" w14:textId="77777777" w:rsidR="00242078" w:rsidRDefault="00242078" w:rsidP="002420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7BEECAC6" w14:textId="77777777" w:rsidR="00242078" w:rsidRDefault="00242078" w:rsidP="002420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20990A94" w14:textId="77777777" w:rsidR="00242078" w:rsidRDefault="00242078" w:rsidP="002420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311137E9" w14:textId="77777777" w:rsidR="00242078" w:rsidRDefault="00242078" w:rsidP="002420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34AC6DF6" w14:textId="2A37930E" w:rsidR="00242078" w:rsidRPr="00242078" w:rsidRDefault="00242078" w:rsidP="0024207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42078">
        <w:rPr>
          <w:rFonts w:ascii="Times New Roman" w:eastAsia="Times New Roman" w:hAnsi="Times New Roman" w:cs="Times New Roman"/>
          <w:b/>
          <w:bCs/>
          <w:kern w:val="36"/>
          <w:sz w:val="48"/>
          <w:szCs w:val="48"/>
          <w:lang w:eastAsia="es-CO"/>
        </w:rPr>
        <w:t>Apuntadores</w:t>
      </w:r>
    </w:p>
    <w:p w14:paraId="560349E9" w14:textId="77777777" w:rsidR="00242078" w:rsidRPr="00242078" w:rsidRDefault="00242078" w:rsidP="00242078">
      <w:pPr>
        <w:spacing w:before="100" w:beforeAutospacing="1" w:after="100" w:afterAutospacing="1" w:line="240" w:lineRule="auto"/>
        <w:rPr>
          <w:rFonts w:ascii="Times New Roman" w:eastAsia="Times New Roman" w:hAnsi="Times New Roman" w:cs="Times New Roman"/>
          <w:sz w:val="24"/>
          <w:szCs w:val="24"/>
          <w:lang w:eastAsia="es-CO"/>
        </w:rPr>
      </w:pPr>
      <w:r w:rsidRPr="00242078">
        <w:rPr>
          <w:rFonts w:ascii="Times New Roman" w:eastAsia="Times New Roman" w:hAnsi="Times New Roman" w:cs="Times New Roman"/>
          <w:sz w:val="24"/>
          <w:szCs w:val="24"/>
          <w:lang w:eastAsia="es-CO"/>
        </w:rPr>
        <w:t xml:space="preserve">Un </w:t>
      </w:r>
      <w:r w:rsidRPr="00242078">
        <w:rPr>
          <w:rFonts w:ascii="Times New Roman" w:eastAsia="Times New Roman" w:hAnsi="Times New Roman" w:cs="Times New Roman"/>
          <w:b/>
          <w:bCs/>
          <w:sz w:val="24"/>
          <w:szCs w:val="24"/>
          <w:lang w:eastAsia="es-CO"/>
        </w:rPr>
        <w:t>apuntador</w:t>
      </w:r>
      <w:r w:rsidRPr="00242078">
        <w:rPr>
          <w:rFonts w:ascii="Times New Roman" w:eastAsia="Times New Roman" w:hAnsi="Times New Roman" w:cs="Times New Roman"/>
          <w:sz w:val="24"/>
          <w:szCs w:val="24"/>
          <w:lang w:eastAsia="es-CO"/>
        </w:rPr>
        <w:t xml:space="preserve"> es una variable que guarda la dirección de memoria de otra variable.</w:t>
      </w:r>
    </w:p>
    <w:p w14:paraId="57375DCA" w14:textId="77777777" w:rsidR="00242078" w:rsidRPr="00242078" w:rsidRDefault="00242078" w:rsidP="00242078">
      <w:pPr>
        <w:spacing w:before="100" w:beforeAutospacing="1" w:after="100" w:afterAutospacing="1" w:line="240" w:lineRule="auto"/>
        <w:rPr>
          <w:rFonts w:ascii="Times New Roman" w:eastAsia="Times New Roman" w:hAnsi="Times New Roman" w:cs="Times New Roman"/>
          <w:sz w:val="24"/>
          <w:szCs w:val="24"/>
          <w:lang w:eastAsia="es-CO"/>
        </w:rPr>
      </w:pPr>
      <w:r w:rsidRPr="00242078">
        <w:rPr>
          <w:rFonts w:ascii="Times New Roman" w:eastAsia="Times New Roman" w:hAnsi="Times New Roman" w:cs="Times New Roman"/>
          <w:sz w:val="24"/>
          <w:szCs w:val="24"/>
          <w:lang w:eastAsia="es-CO"/>
        </w:rPr>
        <w:t xml:space="preserve">Las direcciones de memoria se suelen describir como números en hexadecimal. Un </w:t>
      </w:r>
      <w:r w:rsidRPr="00242078">
        <w:rPr>
          <w:rFonts w:ascii="Times New Roman" w:eastAsia="Times New Roman" w:hAnsi="Times New Roman" w:cs="Times New Roman"/>
          <w:b/>
          <w:bCs/>
          <w:sz w:val="24"/>
          <w:szCs w:val="24"/>
          <w:lang w:eastAsia="es-CO"/>
        </w:rPr>
        <w:t>apuntador</w:t>
      </w:r>
      <w:r w:rsidRPr="00242078">
        <w:rPr>
          <w:rFonts w:ascii="Times New Roman" w:eastAsia="Times New Roman" w:hAnsi="Times New Roman" w:cs="Times New Roman"/>
          <w:sz w:val="24"/>
          <w:szCs w:val="24"/>
          <w:lang w:eastAsia="es-CO"/>
        </w:rPr>
        <w:t xml:space="preserve"> es una variable cuyo valor es la dirección de memoria de otra variable. Se dice que un apuntador “apunta” a la variable cuyo valor se almacena a partir de la dirección de memoria que contiene el apuntador.</w:t>
      </w:r>
    </w:p>
    <w:p w14:paraId="0215E8AD" w14:textId="77777777" w:rsidR="00242078" w:rsidRPr="00242078" w:rsidRDefault="00242078" w:rsidP="00242078">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242078">
        <w:rPr>
          <w:rFonts w:ascii="Times New Roman" w:eastAsia="Times New Roman" w:hAnsi="Times New Roman" w:cs="Times New Roman"/>
          <w:sz w:val="24"/>
          <w:szCs w:val="24"/>
          <w:lang w:eastAsia="es-CO"/>
        </w:rPr>
        <w:t>El operador de dirección (&amp;) regresa la dirección de una variable.</w:t>
      </w:r>
    </w:p>
    <w:p w14:paraId="1D8BE39B" w14:textId="77777777" w:rsidR="00242078" w:rsidRPr="00242078" w:rsidRDefault="00242078" w:rsidP="00242078">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242078">
        <w:rPr>
          <w:rFonts w:ascii="Times New Roman" w:eastAsia="Times New Roman" w:hAnsi="Times New Roman" w:cs="Times New Roman"/>
          <w:sz w:val="24"/>
          <w:szCs w:val="24"/>
          <w:lang w:eastAsia="es-CO"/>
        </w:rPr>
        <w:t>El operador de indirección (*) toma la dirección de una variable y regresa el dato que contiene esa dirección.</w:t>
      </w:r>
    </w:p>
    <w:p w14:paraId="343B1949" w14:textId="00CFFADF" w:rsidR="00242078" w:rsidRDefault="00C55591" w:rsidP="00C55591">
      <w:pPr>
        <w:pStyle w:val="Ttulo1"/>
        <w:jc w:val="center"/>
        <w:rPr>
          <w:b w:val="0"/>
          <w:bCs w:val="0"/>
          <w:sz w:val="24"/>
          <w:szCs w:val="24"/>
        </w:rPr>
      </w:pPr>
      <w:r>
        <w:rPr>
          <w:noProof/>
        </w:rPr>
        <w:drawing>
          <wp:inline distT="0" distB="0" distL="0" distR="0" wp14:anchorId="101D318D" wp14:editId="1DA4B253">
            <wp:extent cx="3054485" cy="2769300"/>
            <wp:effectExtent l="76200" t="76200" r="127000" b="1263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9375" cy="277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7FD26" w14:textId="0268E87B" w:rsidR="000852F3" w:rsidRDefault="000852F3" w:rsidP="00C55591">
      <w:pPr>
        <w:pStyle w:val="Ttulo1"/>
        <w:jc w:val="center"/>
        <w:rPr>
          <w:b w:val="0"/>
          <w:bCs w:val="0"/>
          <w:sz w:val="24"/>
          <w:szCs w:val="24"/>
        </w:rPr>
      </w:pPr>
      <w:r>
        <w:rPr>
          <w:noProof/>
        </w:rPr>
        <w:lastRenderedPageBreak/>
        <w:drawing>
          <wp:inline distT="0" distB="0" distL="0" distR="0" wp14:anchorId="31927F78" wp14:editId="2AA12082">
            <wp:extent cx="5238750" cy="3810000"/>
            <wp:effectExtent l="76200" t="76200" r="133350" b="133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8750"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B7494" w14:textId="3C778709" w:rsidR="000852F3" w:rsidRDefault="000852F3" w:rsidP="00C55591">
      <w:pPr>
        <w:pStyle w:val="Ttulo1"/>
        <w:jc w:val="center"/>
        <w:rPr>
          <w:b w:val="0"/>
          <w:bCs w:val="0"/>
          <w:sz w:val="24"/>
          <w:szCs w:val="24"/>
        </w:rPr>
      </w:pPr>
      <w:r>
        <w:rPr>
          <w:noProof/>
        </w:rPr>
        <w:lastRenderedPageBreak/>
        <w:drawing>
          <wp:inline distT="0" distB="0" distL="0" distR="0" wp14:anchorId="11F24BC6" wp14:editId="109CCC5F">
            <wp:extent cx="5612130" cy="442595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425950"/>
                    </a:xfrm>
                    <a:prstGeom prst="rect">
                      <a:avLst/>
                    </a:prstGeom>
                  </pic:spPr>
                </pic:pic>
              </a:graphicData>
            </a:graphic>
          </wp:inline>
        </w:drawing>
      </w:r>
    </w:p>
    <w:p w14:paraId="0094F995" w14:textId="6E378572" w:rsidR="006B14FC" w:rsidRDefault="006B14FC" w:rsidP="006B14FC">
      <w:pPr>
        <w:pStyle w:val="Ttulo1"/>
        <w:rPr>
          <w:b w:val="0"/>
          <w:bCs w:val="0"/>
          <w:sz w:val="24"/>
          <w:szCs w:val="24"/>
        </w:rPr>
      </w:pPr>
    </w:p>
    <w:p w14:paraId="630748B8" w14:textId="297DAC36" w:rsidR="006B14FC" w:rsidRDefault="006B14FC" w:rsidP="006B14FC">
      <w:pPr>
        <w:pStyle w:val="Ttulo1"/>
        <w:rPr>
          <w:b w:val="0"/>
          <w:bCs w:val="0"/>
          <w:sz w:val="24"/>
          <w:szCs w:val="24"/>
        </w:rPr>
      </w:pPr>
    </w:p>
    <w:p w14:paraId="554466A3" w14:textId="3C225EF2" w:rsidR="006B14FC" w:rsidRDefault="006B14FC" w:rsidP="006B14FC">
      <w:pPr>
        <w:pStyle w:val="Ttulo1"/>
        <w:rPr>
          <w:b w:val="0"/>
          <w:bCs w:val="0"/>
          <w:sz w:val="24"/>
          <w:szCs w:val="24"/>
        </w:rPr>
      </w:pPr>
    </w:p>
    <w:p w14:paraId="0DA13AB1" w14:textId="7D55446E" w:rsidR="006B14FC" w:rsidRDefault="006B14FC" w:rsidP="006B14FC">
      <w:pPr>
        <w:pStyle w:val="Ttulo1"/>
        <w:rPr>
          <w:b w:val="0"/>
          <w:bCs w:val="0"/>
          <w:sz w:val="24"/>
          <w:szCs w:val="24"/>
        </w:rPr>
      </w:pPr>
    </w:p>
    <w:p w14:paraId="4B2F2FA3" w14:textId="6C436DD5" w:rsidR="006B14FC" w:rsidRDefault="006B14FC" w:rsidP="006B14FC">
      <w:pPr>
        <w:pStyle w:val="Ttulo1"/>
        <w:rPr>
          <w:b w:val="0"/>
          <w:bCs w:val="0"/>
          <w:sz w:val="24"/>
          <w:szCs w:val="24"/>
        </w:rPr>
      </w:pPr>
    </w:p>
    <w:p w14:paraId="71D97A9D" w14:textId="3F41CB27" w:rsidR="006B14FC" w:rsidRDefault="006B14FC" w:rsidP="006B14FC">
      <w:pPr>
        <w:pStyle w:val="Ttulo1"/>
        <w:rPr>
          <w:b w:val="0"/>
          <w:bCs w:val="0"/>
          <w:sz w:val="24"/>
          <w:szCs w:val="24"/>
        </w:rPr>
      </w:pPr>
    </w:p>
    <w:p w14:paraId="5A1B6338" w14:textId="67BA4331" w:rsidR="006B14FC" w:rsidRDefault="006B14FC" w:rsidP="006B14FC">
      <w:pPr>
        <w:pStyle w:val="Ttulo1"/>
        <w:rPr>
          <w:b w:val="0"/>
          <w:bCs w:val="0"/>
          <w:sz w:val="24"/>
          <w:szCs w:val="24"/>
        </w:rPr>
      </w:pPr>
    </w:p>
    <w:p w14:paraId="6FB0A58F" w14:textId="66CC5B54" w:rsidR="006B14FC" w:rsidRDefault="006B14FC" w:rsidP="006B14FC">
      <w:pPr>
        <w:pStyle w:val="Ttulo1"/>
        <w:rPr>
          <w:b w:val="0"/>
          <w:bCs w:val="0"/>
          <w:sz w:val="24"/>
          <w:szCs w:val="24"/>
        </w:rPr>
      </w:pPr>
    </w:p>
    <w:p w14:paraId="48D8936F" w14:textId="379CF512" w:rsidR="006B14FC" w:rsidRDefault="006B14FC" w:rsidP="006B14FC">
      <w:pPr>
        <w:pStyle w:val="Ttulo1"/>
        <w:rPr>
          <w:b w:val="0"/>
          <w:bCs w:val="0"/>
          <w:sz w:val="24"/>
          <w:szCs w:val="24"/>
        </w:rPr>
      </w:pPr>
    </w:p>
    <w:p w14:paraId="1B729506" w14:textId="15CBC6B9" w:rsidR="006B14FC" w:rsidRDefault="006B14FC" w:rsidP="006B14FC">
      <w:pPr>
        <w:pStyle w:val="Ttulo1"/>
        <w:rPr>
          <w:b w:val="0"/>
          <w:bCs w:val="0"/>
          <w:sz w:val="24"/>
          <w:szCs w:val="24"/>
        </w:rPr>
      </w:pPr>
    </w:p>
    <w:p w14:paraId="45935BE2" w14:textId="4138BB2D" w:rsidR="006B14FC" w:rsidRDefault="006B14FC" w:rsidP="006B14FC">
      <w:pPr>
        <w:pStyle w:val="Ttulo1"/>
        <w:rPr>
          <w:b w:val="0"/>
          <w:bCs w:val="0"/>
          <w:sz w:val="24"/>
          <w:szCs w:val="24"/>
        </w:rPr>
      </w:pPr>
    </w:p>
    <w:p w14:paraId="6D724D6B" w14:textId="3989C1EB" w:rsidR="006B14FC" w:rsidRDefault="006B14FC" w:rsidP="006B14F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6B14FC">
        <w:rPr>
          <w:rFonts w:ascii="Times New Roman" w:eastAsia="Times New Roman" w:hAnsi="Times New Roman" w:cs="Times New Roman"/>
          <w:b/>
          <w:bCs/>
          <w:kern w:val="36"/>
          <w:sz w:val="48"/>
          <w:szCs w:val="48"/>
          <w:lang w:eastAsia="es-CO"/>
        </w:rPr>
        <w:t>Struct y manejo de archivos</w:t>
      </w:r>
    </w:p>
    <w:p w14:paraId="0763C38F" w14:textId="7112AFF5" w:rsidR="006B14FC" w:rsidRDefault="006B14FC" w:rsidP="006B14FC">
      <w:pPr>
        <w:spacing w:before="100" w:beforeAutospacing="1" w:after="100" w:afterAutospacing="1" w:line="240" w:lineRule="auto"/>
        <w:outlineLvl w:val="0"/>
        <w:rPr>
          <w:rFonts w:ascii="Times New Roman" w:hAnsi="Times New Roman" w:cs="Times New Roman"/>
          <w:b/>
          <w:sz w:val="24"/>
          <w:szCs w:val="24"/>
        </w:rPr>
      </w:pPr>
      <w:r>
        <w:rPr>
          <w:rFonts w:ascii="Times New Roman" w:hAnsi="Times New Roman" w:cs="Times New Roman"/>
          <w:sz w:val="24"/>
          <w:szCs w:val="24"/>
        </w:rPr>
        <w:t xml:space="preserve">Sabemos que en los arrays podemos almacenar un conjunto de información pero debe ser del mismo tipo. Sin embargo también tenemos la opción de guardar un conjunto de informacion pero esta vez de distinto tipo en algo llamado </w:t>
      </w:r>
      <w:r w:rsidRPr="006B14FC">
        <w:rPr>
          <w:rFonts w:ascii="Times New Roman" w:hAnsi="Times New Roman" w:cs="Times New Roman"/>
          <w:b/>
          <w:sz w:val="24"/>
          <w:szCs w:val="24"/>
        </w:rPr>
        <w:t>Struct</w:t>
      </w:r>
      <w:r>
        <w:rPr>
          <w:rFonts w:ascii="Times New Roman" w:hAnsi="Times New Roman" w:cs="Times New Roman"/>
          <w:b/>
          <w:sz w:val="24"/>
          <w:szCs w:val="24"/>
        </w:rPr>
        <w:t>.</w:t>
      </w:r>
    </w:p>
    <w:p w14:paraId="74F546AF" w14:textId="1320411B" w:rsidR="006B14FC" w:rsidRPr="00EB4D72" w:rsidRDefault="006B14FC" w:rsidP="006B14FC">
      <w:pPr>
        <w:spacing w:before="100" w:beforeAutospacing="1" w:after="100" w:afterAutospacing="1" w:line="240" w:lineRule="auto"/>
        <w:outlineLvl w:val="0"/>
        <w:rPr>
          <w:rFonts w:ascii="Times New Roman" w:hAnsi="Times New Roman" w:cs="Times New Roman"/>
          <w:bCs/>
          <w:sz w:val="24"/>
          <w:szCs w:val="24"/>
        </w:rPr>
      </w:pPr>
      <w:r>
        <w:rPr>
          <w:rFonts w:ascii="Times New Roman" w:hAnsi="Times New Roman" w:cs="Times New Roman"/>
          <w:b/>
          <w:sz w:val="24"/>
          <w:szCs w:val="24"/>
        </w:rPr>
        <w:t>Para ello primero creamos nuestro struct asignando el tipo de datos a almacenar:</w:t>
      </w:r>
      <w:r w:rsidR="00EB4D72">
        <w:rPr>
          <w:rFonts w:ascii="Times New Roman" w:hAnsi="Times New Roman" w:cs="Times New Roman"/>
          <w:b/>
          <w:sz w:val="24"/>
          <w:szCs w:val="24"/>
        </w:rPr>
        <w:t xml:space="preserve"> </w:t>
      </w:r>
    </w:p>
    <w:p w14:paraId="7C9ACCA6" w14:textId="576E55D7" w:rsidR="006B14FC" w:rsidRDefault="006B14FC" w:rsidP="00EB4D7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CO"/>
        </w:rPr>
      </w:pPr>
      <w:r>
        <w:rPr>
          <w:noProof/>
        </w:rPr>
        <w:drawing>
          <wp:inline distT="0" distB="0" distL="0" distR="0" wp14:anchorId="4478CF8E" wp14:editId="33268A69">
            <wp:extent cx="3453319" cy="156591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9222"/>
                    <a:stretch/>
                  </pic:blipFill>
                  <pic:spPr bwMode="auto">
                    <a:xfrm>
                      <a:off x="0" y="0"/>
                      <a:ext cx="3481642" cy="1578753"/>
                    </a:xfrm>
                    <a:prstGeom prst="rect">
                      <a:avLst/>
                    </a:prstGeom>
                    <a:ln>
                      <a:noFill/>
                    </a:ln>
                    <a:extLst>
                      <a:ext uri="{53640926-AAD7-44D8-BBD7-CCE9431645EC}">
                        <a14:shadowObscured xmlns:a14="http://schemas.microsoft.com/office/drawing/2010/main"/>
                      </a:ext>
                    </a:extLst>
                  </pic:spPr>
                </pic:pic>
              </a:graphicData>
            </a:graphic>
          </wp:inline>
        </w:drawing>
      </w:r>
    </w:p>
    <w:p w14:paraId="3426AB90" w14:textId="77777777" w:rsidR="00EB4D72" w:rsidRDefault="00EB4D72" w:rsidP="006B14FC">
      <w:pPr>
        <w:spacing w:before="100" w:beforeAutospacing="1" w:after="100" w:afterAutospacing="1" w:line="240" w:lineRule="auto"/>
        <w:outlineLvl w:val="0"/>
        <w:rPr>
          <w:rFonts w:ascii="Times New Roman" w:hAnsi="Times New Roman" w:cs="Times New Roman"/>
          <w:b/>
          <w:sz w:val="24"/>
          <w:szCs w:val="24"/>
        </w:rPr>
      </w:pPr>
    </w:p>
    <w:p w14:paraId="6387064B" w14:textId="0781F27D" w:rsidR="00EB4D72" w:rsidRPr="00EB4D72" w:rsidRDefault="00EB4D72" w:rsidP="006B14FC">
      <w:pPr>
        <w:spacing w:before="100" w:beforeAutospacing="1" w:after="100" w:afterAutospacing="1" w:line="240" w:lineRule="auto"/>
        <w:outlineLvl w:val="0"/>
        <w:rPr>
          <w:rFonts w:ascii="Times New Roman" w:hAnsi="Times New Roman" w:cs="Times New Roman"/>
          <w:b/>
          <w:sz w:val="24"/>
          <w:szCs w:val="24"/>
        </w:rPr>
      </w:pPr>
      <w:r>
        <w:rPr>
          <w:rFonts w:ascii="Times New Roman" w:hAnsi="Times New Roman" w:cs="Times New Roman"/>
          <w:b/>
          <w:sz w:val="24"/>
          <w:szCs w:val="24"/>
        </w:rPr>
        <w:t xml:space="preserve">Luego crearemos una variable </w:t>
      </w:r>
      <w:r w:rsidRPr="00A702BD">
        <w:rPr>
          <w:rFonts w:ascii="Times New Roman" w:hAnsi="Times New Roman" w:cs="Times New Roman"/>
          <w:bCs/>
          <w:sz w:val="24"/>
          <w:szCs w:val="24"/>
        </w:rPr>
        <w:t>“me”</w:t>
      </w:r>
      <w:r>
        <w:rPr>
          <w:rFonts w:ascii="Times New Roman" w:hAnsi="Times New Roman" w:cs="Times New Roman"/>
          <w:b/>
          <w:sz w:val="24"/>
          <w:szCs w:val="24"/>
        </w:rPr>
        <w:t xml:space="preserve"> con nuestra estructura: </w:t>
      </w:r>
      <w:r w:rsidRPr="00A702BD">
        <w:rPr>
          <w:rFonts w:ascii="Times New Roman" w:hAnsi="Times New Roman" w:cs="Times New Roman"/>
          <w:b/>
          <w:i/>
          <w:iCs/>
          <w:sz w:val="24"/>
          <w:szCs w:val="24"/>
        </w:rPr>
        <w:t>struct PersonalDat</w:t>
      </w:r>
      <w:r w:rsidRPr="00A702BD">
        <w:rPr>
          <w:rFonts w:ascii="Times New Roman" w:hAnsi="Times New Roman" w:cs="Times New Roman"/>
          <w:b/>
          <w:i/>
          <w:iCs/>
          <w:sz w:val="24"/>
          <w:szCs w:val="24"/>
        </w:rPr>
        <w:t>a</w:t>
      </w:r>
      <w:r w:rsidR="00A702BD">
        <w:rPr>
          <w:rFonts w:ascii="Times New Roman" w:hAnsi="Times New Roman" w:cs="Times New Roman"/>
          <w:b/>
          <w:i/>
          <w:iCs/>
          <w:sz w:val="24"/>
          <w:szCs w:val="24"/>
        </w:rPr>
        <w:t xml:space="preserve"> </w:t>
      </w:r>
      <w:r>
        <w:rPr>
          <w:rFonts w:ascii="Times New Roman" w:hAnsi="Times New Roman" w:cs="Times New Roman"/>
          <w:b/>
          <w:sz w:val="24"/>
          <w:szCs w:val="24"/>
        </w:rPr>
        <w:t>en ella podremos guardar la información como sus propiedades.</w:t>
      </w:r>
    </w:p>
    <w:p w14:paraId="3B2F1046" w14:textId="6C953F1D" w:rsidR="00EB4D72" w:rsidRPr="006B14FC" w:rsidRDefault="00EB4D72" w:rsidP="00EB4D7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CO"/>
        </w:rPr>
      </w:pPr>
      <w:r>
        <w:rPr>
          <w:noProof/>
        </w:rPr>
        <w:drawing>
          <wp:inline distT="0" distB="0" distL="0" distR="0" wp14:anchorId="34A320EA" wp14:editId="5DFE1FA6">
            <wp:extent cx="5505450" cy="3667328"/>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6752" cy="3701502"/>
                    </a:xfrm>
                    <a:prstGeom prst="rect">
                      <a:avLst/>
                    </a:prstGeom>
                  </pic:spPr>
                </pic:pic>
              </a:graphicData>
            </a:graphic>
          </wp:inline>
        </w:drawing>
      </w:r>
    </w:p>
    <w:p w14:paraId="73C5BC07" w14:textId="77777777" w:rsidR="00A702BD" w:rsidRDefault="00A702BD" w:rsidP="006B14FC">
      <w:pPr>
        <w:spacing w:before="100" w:beforeAutospacing="1" w:after="100" w:afterAutospacing="1" w:line="240" w:lineRule="auto"/>
        <w:rPr>
          <w:rFonts w:ascii="Times New Roman" w:eastAsia="Times New Roman" w:hAnsi="Times New Roman" w:cs="Times New Roman"/>
          <w:b/>
          <w:bCs/>
          <w:sz w:val="24"/>
          <w:szCs w:val="24"/>
          <w:lang w:eastAsia="es-CO"/>
        </w:rPr>
      </w:pPr>
    </w:p>
    <w:p w14:paraId="5510F64F" w14:textId="04455B21" w:rsidR="006B14FC" w:rsidRPr="006B14FC" w:rsidRDefault="006B14FC" w:rsidP="006B14FC">
      <w:pPr>
        <w:spacing w:before="100" w:beforeAutospacing="1" w:after="100" w:afterAutospacing="1" w:line="240" w:lineRule="auto"/>
        <w:rPr>
          <w:rFonts w:ascii="Times New Roman" w:eastAsia="Times New Roman" w:hAnsi="Times New Roman" w:cs="Times New Roman"/>
          <w:sz w:val="24"/>
          <w:szCs w:val="24"/>
          <w:lang w:eastAsia="es-CO"/>
        </w:rPr>
      </w:pPr>
      <w:r w:rsidRPr="006B14FC">
        <w:rPr>
          <w:rFonts w:ascii="Times New Roman" w:eastAsia="Times New Roman" w:hAnsi="Times New Roman" w:cs="Times New Roman"/>
          <w:b/>
          <w:bCs/>
          <w:sz w:val="24"/>
          <w:szCs w:val="24"/>
          <w:lang w:eastAsia="es-CO"/>
        </w:rPr>
        <w:t>Creación y apertura de archivos</w:t>
      </w:r>
      <w:r w:rsidRPr="006B14FC">
        <w:rPr>
          <w:rFonts w:ascii="Times New Roman" w:eastAsia="Times New Roman" w:hAnsi="Times New Roman" w:cs="Times New Roman"/>
          <w:sz w:val="24"/>
          <w:szCs w:val="24"/>
          <w:lang w:eastAsia="es-CO"/>
        </w:rPr>
        <w:br/>
        <w:t>Parámetros para la función fopen():</w:t>
      </w:r>
    </w:p>
    <w:p w14:paraId="06C61908" w14:textId="77777777" w:rsidR="006B14FC" w:rsidRPr="006B14FC" w:rsidRDefault="006B14FC" w:rsidP="006B14FC">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6B14FC">
        <w:rPr>
          <w:rFonts w:ascii="Times New Roman" w:eastAsia="Times New Roman" w:hAnsi="Times New Roman" w:cs="Times New Roman"/>
          <w:sz w:val="24"/>
          <w:szCs w:val="24"/>
          <w:lang w:eastAsia="es-CO"/>
        </w:rPr>
        <w:t>““rb””: Abre un archivo en modo binario para lectura, el fichero debe existir.</w:t>
      </w:r>
    </w:p>
    <w:p w14:paraId="78BB03B2" w14:textId="77777777" w:rsidR="006B14FC" w:rsidRPr="006B14FC" w:rsidRDefault="006B14FC" w:rsidP="006B14FC">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6B14FC">
        <w:rPr>
          <w:rFonts w:ascii="Times New Roman" w:eastAsia="Times New Roman" w:hAnsi="Times New Roman" w:cs="Times New Roman"/>
          <w:sz w:val="24"/>
          <w:szCs w:val="24"/>
          <w:lang w:eastAsia="es-CO"/>
        </w:rPr>
        <w:t>““w””: Abrir un archivo en modo binario para escritura, se crea si no existe o se sobreescribe si existe.</w:t>
      </w:r>
    </w:p>
    <w:p w14:paraId="38719187" w14:textId="013CBDF1" w:rsidR="006B14FC" w:rsidRDefault="00A702BD" w:rsidP="006B14FC">
      <w:pPr>
        <w:pStyle w:val="Ttulo1"/>
        <w:rPr>
          <w:b w:val="0"/>
          <w:bCs w:val="0"/>
          <w:sz w:val="24"/>
          <w:szCs w:val="24"/>
        </w:rPr>
      </w:pPr>
      <w:r>
        <w:rPr>
          <w:noProof/>
        </w:rPr>
        <w:drawing>
          <wp:inline distT="0" distB="0" distL="0" distR="0" wp14:anchorId="4BC01500" wp14:editId="22F273B9">
            <wp:extent cx="5381625" cy="27717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2771775"/>
                    </a:xfrm>
                    <a:prstGeom prst="rect">
                      <a:avLst/>
                    </a:prstGeom>
                  </pic:spPr>
                </pic:pic>
              </a:graphicData>
            </a:graphic>
          </wp:inline>
        </w:drawing>
      </w:r>
    </w:p>
    <w:p w14:paraId="124F6892" w14:textId="0B6B6E5A" w:rsidR="00C43066" w:rsidRDefault="00C43066" w:rsidP="006B14FC">
      <w:pPr>
        <w:pStyle w:val="Ttulo1"/>
        <w:rPr>
          <w:b w:val="0"/>
          <w:bCs w:val="0"/>
          <w:sz w:val="24"/>
          <w:szCs w:val="24"/>
        </w:rPr>
      </w:pPr>
    </w:p>
    <w:p w14:paraId="33753259" w14:textId="321952A4" w:rsidR="00C43066" w:rsidRDefault="00C43066" w:rsidP="006B14FC">
      <w:pPr>
        <w:pStyle w:val="Ttulo1"/>
        <w:rPr>
          <w:b w:val="0"/>
          <w:bCs w:val="0"/>
          <w:sz w:val="24"/>
          <w:szCs w:val="24"/>
        </w:rPr>
      </w:pPr>
    </w:p>
    <w:p w14:paraId="07FA5156" w14:textId="21F32D70" w:rsidR="00C43066" w:rsidRDefault="00C43066" w:rsidP="00C43066">
      <w:pPr>
        <w:pStyle w:val="Ttulo1"/>
      </w:pPr>
    </w:p>
    <w:p w14:paraId="0922D40B" w14:textId="182D5FDF" w:rsidR="00C43066" w:rsidRDefault="00C43066" w:rsidP="00C43066">
      <w:pPr>
        <w:pStyle w:val="Ttulo1"/>
      </w:pPr>
    </w:p>
    <w:p w14:paraId="1FC3B87E" w14:textId="77777777" w:rsidR="00C43066" w:rsidRDefault="00C43066" w:rsidP="00C43066">
      <w:pPr>
        <w:pStyle w:val="Ttulo1"/>
      </w:pPr>
    </w:p>
    <w:p w14:paraId="3EEC2894" w14:textId="77777777" w:rsidR="00C43066" w:rsidRDefault="00C43066" w:rsidP="00C43066">
      <w:pPr>
        <w:pStyle w:val="Ttulo1"/>
      </w:pPr>
    </w:p>
    <w:p w14:paraId="41EC69B7" w14:textId="77777777" w:rsidR="00C43066" w:rsidRDefault="00C43066" w:rsidP="00C43066">
      <w:pPr>
        <w:pStyle w:val="Ttulo1"/>
      </w:pPr>
    </w:p>
    <w:p w14:paraId="15B520CD" w14:textId="4F214A0F" w:rsidR="00C43066" w:rsidRDefault="00C43066" w:rsidP="00C43066">
      <w:pPr>
        <w:pStyle w:val="Ttulo1"/>
      </w:pPr>
      <w:r>
        <w:t>Escritura y lectura de archivos</w:t>
      </w:r>
    </w:p>
    <w:p w14:paraId="4B22FC0A" w14:textId="47AAF490" w:rsidR="00C43066" w:rsidRDefault="00C43066" w:rsidP="00C43066">
      <w:pPr>
        <w:pStyle w:val="Ttulo1"/>
      </w:pPr>
      <w:r>
        <w:rPr>
          <w:noProof/>
        </w:rPr>
        <w:lastRenderedPageBreak/>
        <w:drawing>
          <wp:inline distT="0" distB="0" distL="0" distR="0" wp14:anchorId="04751441" wp14:editId="1A96B039">
            <wp:extent cx="5350510" cy="8258810"/>
            <wp:effectExtent l="0" t="0" r="254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0510" cy="8258810"/>
                    </a:xfrm>
                    <a:prstGeom prst="rect">
                      <a:avLst/>
                    </a:prstGeom>
                  </pic:spPr>
                </pic:pic>
              </a:graphicData>
            </a:graphic>
          </wp:inline>
        </w:drawing>
      </w:r>
    </w:p>
    <w:p w14:paraId="108438A8" w14:textId="42A87E01" w:rsidR="00C43066" w:rsidRDefault="00C43066" w:rsidP="006B14FC">
      <w:pPr>
        <w:pStyle w:val="Ttulo1"/>
        <w:rPr>
          <w:b w:val="0"/>
          <w:bCs w:val="0"/>
          <w:sz w:val="24"/>
          <w:szCs w:val="24"/>
        </w:rPr>
      </w:pPr>
    </w:p>
    <w:p w14:paraId="6ACCBADE" w14:textId="77777777" w:rsidR="00B35E05" w:rsidRDefault="00B35E05" w:rsidP="00B35E05">
      <w:pPr>
        <w:pStyle w:val="Ttulo1"/>
      </w:pPr>
      <w:r>
        <w:t>Manejo de librerías</w:t>
      </w:r>
    </w:p>
    <w:p w14:paraId="4B29BF53" w14:textId="77777777" w:rsidR="00B35E05" w:rsidRDefault="00B35E05" w:rsidP="00B35E05">
      <w:pPr>
        <w:pStyle w:val="NormalWeb"/>
      </w:pPr>
      <w:r>
        <w:t>Una librería es código de programación ya escrito; un conjunto de funciones independientes para solucionar problemas concretos.</w:t>
      </w:r>
    </w:p>
    <w:p w14:paraId="54F6CCDF" w14:textId="2E899976" w:rsidR="00B35E05" w:rsidRPr="00B8194A" w:rsidRDefault="00B35E05" w:rsidP="00B35E05">
      <w:pPr>
        <w:pStyle w:val="Ttulo1"/>
        <w:jc w:val="center"/>
        <w:rPr>
          <w:b w:val="0"/>
          <w:bCs w:val="0"/>
          <w:sz w:val="24"/>
          <w:szCs w:val="24"/>
        </w:rPr>
      </w:pPr>
      <w:bookmarkStart w:id="1" w:name="_GoBack"/>
      <w:r>
        <w:rPr>
          <w:noProof/>
        </w:rPr>
        <w:drawing>
          <wp:inline distT="0" distB="0" distL="0" distR="0" wp14:anchorId="6FD10DD2" wp14:editId="420C15D8">
            <wp:extent cx="5353050" cy="3514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3514725"/>
                    </a:xfrm>
                    <a:prstGeom prst="rect">
                      <a:avLst/>
                    </a:prstGeom>
                  </pic:spPr>
                </pic:pic>
              </a:graphicData>
            </a:graphic>
          </wp:inline>
        </w:drawing>
      </w:r>
      <w:bookmarkEnd w:id="1"/>
    </w:p>
    <w:sectPr w:rsidR="00B35E05" w:rsidRPr="00B819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5731E"/>
    <w:multiLevelType w:val="multilevel"/>
    <w:tmpl w:val="0B86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357882"/>
    <w:multiLevelType w:val="multilevel"/>
    <w:tmpl w:val="D3EA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3A1F6B"/>
    <w:multiLevelType w:val="multilevel"/>
    <w:tmpl w:val="E2C8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856DB4"/>
    <w:multiLevelType w:val="multilevel"/>
    <w:tmpl w:val="B0AA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637629"/>
    <w:multiLevelType w:val="multilevel"/>
    <w:tmpl w:val="CB48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F17F18"/>
    <w:multiLevelType w:val="multilevel"/>
    <w:tmpl w:val="0C98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AA"/>
    <w:rsid w:val="00066590"/>
    <w:rsid w:val="000852F3"/>
    <w:rsid w:val="000B2B99"/>
    <w:rsid w:val="000C20B0"/>
    <w:rsid w:val="001333BA"/>
    <w:rsid w:val="00151A73"/>
    <w:rsid w:val="00181561"/>
    <w:rsid w:val="001A49CE"/>
    <w:rsid w:val="001F3723"/>
    <w:rsid w:val="0022382B"/>
    <w:rsid w:val="00242078"/>
    <w:rsid w:val="0027429C"/>
    <w:rsid w:val="002937E4"/>
    <w:rsid w:val="002C49CD"/>
    <w:rsid w:val="00333718"/>
    <w:rsid w:val="00347321"/>
    <w:rsid w:val="00376260"/>
    <w:rsid w:val="003E3E94"/>
    <w:rsid w:val="00595374"/>
    <w:rsid w:val="00616C2B"/>
    <w:rsid w:val="00632E9D"/>
    <w:rsid w:val="006B14FC"/>
    <w:rsid w:val="006B2DE0"/>
    <w:rsid w:val="00787339"/>
    <w:rsid w:val="0088726F"/>
    <w:rsid w:val="008A0E22"/>
    <w:rsid w:val="009002FF"/>
    <w:rsid w:val="009F576F"/>
    <w:rsid w:val="00A702BD"/>
    <w:rsid w:val="00A75BDA"/>
    <w:rsid w:val="00AD2C34"/>
    <w:rsid w:val="00B11F03"/>
    <w:rsid w:val="00B243BD"/>
    <w:rsid w:val="00B35E05"/>
    <w:rsid w:val="00B61578"/>
    <w:rsid w:val="00B711BE"/>
    <w:rsid w:val="00B8194A"/>
    <w:rsid w:val="00BB6F46"/>
    <w:rsid w:val="00BC242B"/>
    <w:rsid w:val="00C43066"/>
    <w:rsid w:val="00C55591"/>
    <w:rsid w:val="00CE1BC9"/>
    <w:rsid w:val="00D070F9"/>
    <w:rsid w:val="00D148AA"/>
    <w:rsid w:val="00D17FAC"/>
    <w:rsid w:val="00D22CE8"/>
    <w:rsid w:val="00D37488"/>
    <w:rsid w:val="00DB74B0"/>
    <w:rsid w:val="00E73950"/>
    <w:rsid w:val="00E95D59"/>
    <w:rsid w:val="00EB4D72"/>
    <w:rsid w:val="00FF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39179"/>
  <w15:chartTrackingRefBased/>
  <w15:docId w15:val="{1755365C-3AAD-4210-A899-4A5906CF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615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0B2B99"/>
    <w:rPr>
      <w:i/>
      <w:iCs/>
    </w:rPr>
  </w:style>
  <w:style w:type="character" w:customStyle="1" w:styleId="Ttulo1Car">
    <w:name w:val="Título 1 Car"/>
    <w:basedOn w:val="Fuentedeprrafopredeter"/>
    <w:link w:val="Ttulo1"/>
    <w:uiPriority w:val="9"/>
    <w:rsid w:val="00B6157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B6157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61578"/>
    <w:rPr>
      <w:b/>
      <w:bCs/>
    </w:rPr>
  </w:style>
  <w:style w:type="character" w:styleId="Hipervnculo">
    <w:name w:val="Hyperlink"/>
    <w:basedOn w:val="Fuentedeprrafopredeter"/>
    <w:uiPriority w:val="99"/>
    <w:semiHidden/>
    <w:unhideWhenUsed/>
    <w:rsid w:val="00B615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4508">
      <w:bodyDiv w:val="1"/>
      <w:marLeft w:val="0"/>
      <w:marRight w:val="0"/>
      <w:marTop w:val="0"/>
      <w:marBottom w:val="0"/>
      <w:divBdr>
        <w:top w:val="none" w:sz="0" w:space="0" w:color="auto"/>
        <w:left w:val="none" w:sz="0" w:space="0" w:color="auto"/>
        <w:bottom w:val="none" w:sz="0" w:space="0" w:color="auto"/>
        <w:right w:val="none" w:sz="0" w:space="0" w:color="auto"/>
      </w:divBdr>
      <w:divsChild>
        <w:div w:id="86341947">
          <w:marLeft w:val="0"/>
          <w:marRight w:val="0"/>
          <w:marTop w:val="0"/>
          <w:marBottom w:val="0"/>
          <w:divBdr>
            <w:top w:val="none" w:sz="0" w:space="0" w:color="auto"/>
            <w:left w:val="none" w:sz="0" w:space="0" w:color="auto"/>
            <w:bottom w:val="none" w:sz="0" w:space="0" w:color="auto"/>
            <w:right w:val="none" w:sz="0" w:space="0" w:color="auto"/>
          </w:divBdr>
        </w:div>
      </w:divsChild>
    </w:div>
    <w:div w:id="129829656">
      <w:bodyDiv w:val="1"/>
      <w:marLeft w:val="0"/>
      <w:marRight w:val="0"/>
      <w:marTop w:val="0"/>
      <w:marBottom w:val="0"/>
      <w:divBdr>
        <w:top w:val="none" w:sz="0" w:space="0" w:color="auto"/>
        <w:left w:val="none" w:sz="0" w:space="0" w:color="auto"/>
        <w:bottom w:val="none" w:sz="0" w:space="0" w:color="auto"/>
        <w:right w:val="none" w:sz="0" w:space="0" w:color="auto"/>
      </w:divBdr>
      <w:divsChild>
        <w:div w:id="891772921">
          <w:marLeft w:val="0"/>
          <w:marRight w:val="0"/>
          <w:marTop w:val="0"/>
          <w:marBottom w:val="0"/>
          <w:divBdr>
            <w:top w:val="none" w:sz="0" w:space="0" w:color="auto"/>
            <w:left w:val="none" w:sz="0" w:space="0" w:color="auto"/>
            <w:bottom w:val="none" w:sz="0" w:space="0" w:color="auto"/>
            <w:right w:val="none" w:sz="0" w:space="0" w:color="auto"/>
          </w:divBdr>
        </w:div>
      </w:divsChild>
    </w:div>
    <w:div w:id="322441543">
      <w:bodyDiv w:val="1"/>
      <w:marLeft w:val="0"/>
      <w:marRight w:val="0"/>
      <w:marTop w:val="0"/>
      <w:marBottom w:val="0"/>
      <w:divBdr>
        <w:top w:val="none" w:sz="0" w:space="0" w:color="auto"/>
        <w:left w:val="none" w:sz="0" w:space="0" w:color="auto"/>
        <w:bottom w:val="none" w:sz="0" w:space="0" w:color="auto"/>
        <w:right w:val="none" w:sz="0" w:space="0" w:color="auto"/>
      </w:divBdr>
      <w:divsChild>
        <w:div w:id="1540506069">
          <w:marLeft w:val="0"/>
          <w:marRight w:val="0"/>
          <w:marTop w:val="0"/>
          <w:marBottom w:val="0"/>
          <w:divBdr>
            <w:top w:val="none" w:sz="0" w:space="0" w:color="auto"/>
            <w:left w:val="none" w:sz="0" w:space="0" w:color="auto"/>
            <w:bottom w:val="none" w:sz="0" w:space="0" w:color="auto"/>
            <w:right w:val="none" w:sz="0" w:space="0" w:color="auto"/>
          </w:divBdr>
        </w:div>
      </w:divsChild>
    </w:div>
    <w:div w:id="424040156">
      <w:bodyDiv w:val="1"/>
      <w:marLeft w:val="0"/>
      <w:marRight w:val="0"/>
      <w:marTop w:val="0"/>
      <w:marBottom w:val="0"/>
      <w:divBdr>
        <w:top w:val="none" w:sz="0" w:space="0" w:color="auto"/>
        <w:left w:val="none" w:sz="0" w:space="0" w:color="auto"/>
        <w:bottom w:val="none" w:sz="0" w:space="0" w:color="auto"/>
        <w:right w:val="none" w:sz="0" w:space="0" w:color="auto"/>
      </w:divBdr>
    </w:div>
    <w:div w:id="450587718">
      <w:bodyDiv w:val="1"/>
      <w:marLeft w:val="0"/>
      <w:marRight w:val="0"/>
      <w:marTop w:val="0"/>
      <w:marBottom w:val="0"/>
      <w:divBdr>
        <w:top w:val="none" w:sz="0" w:space="0" w:color="auto"/>
        <w:left w:val="none" w:sz="0" w:space="0" w:color="auto"/>
        <w:bottom w:val="none" w:sz="0" w:space="0" w:color="auto"/>
        <w:right w:val="none" w:sz="0" w:space="0" w:color="auto"/>
      </w:divBdr>
      <w:divsChild>
        <w:div w:id="41640324">
          <w:marLeft w:val="0"/>
          <w:marRight w:val="0"/>
          <w:marTop w:val="0"/>
          <w:marBottom w:val="0"/>
          <w:divBdr>
            <w:top w:val="none" w:sz="0" w:space="0" w:color="auto"/>
            <w:left w:val="none" w:sz="0" w:space="0" w:color="auto"/>
            <w:bottom w:val="none" w:sz="0" w:space="0" w:color="auto"/>
            <w:right w:val="none" w:sz="0" w:space="0" w:color="auto"/>
          </w:divBdr>
        </w:div>
      </w:divsChild>
    </w:div>
    <w:div w:id="464086734">
      <w:bodyDiv w:val="1"/>
      <w:marLeft w:val="0"/>
      <w:marRight w:val="0"/>
      <w:marTop w:val="0"/>
      <w:marBottom w:val="0"/>
      <w:divBdr>
        <w:top w:val="none" w:sz="0" w:space="0" w:color="auto"/>
        <w:left w:val="none" w:sz="0" w:space="0" w:color="auto"/>
        <w:bottom w:val="none" w:sz="0" w:space="0" w:color="auto"/>
        <w:right w:val="none" w:sz="0" w:space="0" w:color="auto"/>
      </w:divBdr>
    </w:div>
    <w:div w:id="546919373">
      <w:bodyDiv w:val="1"/>
      <w:marLeft w:val="0"/>
      <w:marRight w:val="0"/>
      <w:marTop w:val="0"/>
      <w:marBottom w:val="0"/>
      <w:divBdr>
        <w:top w:val="none" w:sz="0" w:space="0" w:color="auto"/>
        <w:left w:val="none" w:sz="0" w:space="0" w:color="auto"/>
        <w:bottom w:val="none" w:sz="0" w:space="0" w:color="auto"/>
        <w:right w:val="none" w:sz="0" w:space="0" w:color="auto"/>
      </w:divBdr>
      <w:divsChild>
        <w:div w:id="1891109633">
          <w:marLeft w:val="0"/>
          <w:marRight w:val="0"/>
          <w:marTop w:val="0"/>
          <w:marBottom w:val="0"/>
          <w:divBdr>
            <w:top w:val="none" w:sz="0" w:space="0" w:color="auto"/>
            <w:left w:val="none" w:sz="0" w:space="0" w:color="auto"/>
            <w:bottom w:val="none" w:sz="0" w:space="0" w:color="auto"/>
            <w:right w:val="none" w:sz="0" w:space="0" w:color="auto"/>
          </w:divBdr>
        </w:div>
      </w:divsChild>
    </w:div>
    <w:div w:id="739710980">
      <w:bodyDiv w:val="1"/>
      <w:marLeft w:val="0"/>
      <w:marRight w:val="0"/>
      <w:marTop w:val="0"/>
      <w:marBottom w:val="0"/>
      <w:divBdr>
        <w:top w:val="none" w:sz="0" w:space="0" w:color="auto"/>
        <w:left w:val="none" w:sz="0" w:space="0" w:color="auto"/>
        <w:bottom w:val="none" w:sz="0" w:space="0" w:color="auto"/>
        <w:right w:val="none" w:sz="0" w:space="0" w:color="auto"/>
      </w:divBdr>
      <w:divsChild>
        <w:div w:id="160899349">
          <w:marLeft w:val="0"/>
          <w:marRight w:val="0"/>
          <w:marTop w:val="0"/>
          <w:marBottom w:val="0"/>
          <w:divBdr>
            <w:top w:val="none" w:sz="0" w:space="0" w:color="auto"/>
            <w:left w:val="none" w:sz="0" w:space="0" w:color="auto"/>
            <w:bottom w:val="none" w:sz="0" w:space="0" w:color="auto"/>
            <w:right w:val="none" w:sz="0" w:space="0" w:color="auto"/>
          </w:divBdr>
        </w:div>
      </w:divsChild>
    </w:div>
    <w:div w:id="795027891">
      <w:bodyDiv w:val="1"/>
      <w:marLeft w:val="0"/>
      <w:marRight w:val="0"/>
      <w:marTop w:val="0"/>
      <w:marBottom w:val="0"/>
      <w:divBdr>
        <w:top w:val="none" w:sz="0" w:space="0" w:color="auto"/>
        <w:left w:val="none" w:sz="0" w:space="0" w:color="auto"/>
        <w:bottom w:val="none" w:sz="0" w:space="0" w:color="auto"/>
        <w:right w:val="none" w:sz="0" w:space="0" w:color="auto"/>
      </w:divBdr>
      <w:divsChild>
        <w:div w:id="1901207909">
          <w:marLeft w:val="0"/>
          <w:marRight w:val="0"/>
          <w:marTop w:val="0"/>
          <w:marBottom w:val="0"/>
          <w:divBdr>
            <w:top w:val="none" w:sz="0" w:space="0" w:color="auto"/>
            <w:left w:val="none" w:sz="0" w:space="0" w:color="auto"/>
            <w:bottom w:val="none" w:sz="0" w:space="0" w:color="auto"/>
            <w:right w:val="none" w:sz="0" w:space="0" w:color="auto"/>
          </w:divBdr>
        </w:div>
      </w:divsChild>
    </w:div>
    <w:div w:id="905144501">
      <w:bodyDiv w:val="1"/>
      <w:marLeft w:val="0"/>
      <w:marRight w:val="0"/>
      <w:marTop w:val="0"/>
      <w:marBottom w:val="0"/>
      <w:divBdr>
        <w:top w:val="none" w:sz="0" w:space="0" w:color="auto"/>
        <w:left w:val="none" w:sz="0" w:space="0" w:color="auto"/>
        <w:bottom w:val="none" w:sz="0" w:space="0" w:color="auto"/>
        <w:right w:val="none" w:sz="0" w:space="0" w:color="auto"/>
      </w:divBdr>
      <w:divsChild>
        <w:div w:id="239484000">
          <w:marLeft w:val="0"/>
          <w:marRight w:val="0"/>
          <w:marTop w:val="0"/>
          <w:marBottom w:val="0"/>
          <w:divBdr>
            <w:top w:val="none" w:sz="0" w:space="0" w:color="auto"/>
            <w:left w:val="none" w:sz="0" w:space="0" w:color="auto"/>
            <w:bottom w:val="none" w:sz="0" w:space="0" w:color="auto"/>
            <w:right w:val="none" w:sz="0" w:space="0" w:color="auto"/>
          </w:divBdr>
        </w:div>
      </w:divsChild>
    </w:div>
    <w:div w:id="909388427">
      <w:bodyDiv w:val="1"/>
      <w:marLeft w:val="0"/>
      <w:marRight w:val="0"/>
      <w:marTop w:val="0"/>
      <w:marBottom w:val="0"/>
      <w:divBdr>
        <w:top w:val="none" w:sz="0" w:space="0" w:color="auto"/>
        <w:left w:val="none" w:sz="0" w:space="0" w:color="auto"/>
        <w:bottom w:val="none" w:sz="0" w:space="0" w:color="auto"/>
        <w:right w:val="none" w:sz="0" w:space="0" w:color="auto"/>
      </w:divBdr>
      <w:divsChild>
        <w:div w:id="14618383">
          <w:marLeft w:val="0"/>
          <w:marRight w:val="0"/>
          <w:marTop w:val="0"/>
          <w:marBottom w:val="0"/>
          <w:divBdr>
            <w:top w:val="none" w:sz="0" w:space="0" w:color="auto"/>
            <w:left w:val="none" w:sz="0" w:space="0" w:color="auto"/>
            <w:bottom w:val="none" w:sz="0" w:space="0" w:color="auto"/>
            <w:right w:val="none" w:sz="0" w:space="0" w:color="auto"/>
          </w:divBdr>
        </w:div>
      </w:divsChild>
    </w:div>
    <w:div w:id="944966274">
      <w:bodyDiv w:val="1"/>
      <w:marLeft w:val="0"/>
      <w:marRight w:val="0"/>
      <w:marTop w:val="0"/>
      <w:marBottom w:val="0"/>
      <w:divBdr>
        <w:top w:val="none" w:sz="0" w:space="0" w:color="auto"/>
        <w:left w:val="none" w:sz="0" w:space="0" w:color="auto"/>
        <w:bottom w:val="none" w:sz="0" w:space="0" w:color="auto"/>
        <w:right w:val="none" w:sz="0" w:space="0" w:color="auto"/>
      </w:divBdr>
      <w:divsChild>
        <w:div w:id="877663702">
          <w:marLeft w:val="0"/>
          <w:marRight w:val="0"/>
          <w:marTop w:val="0"/>
          <w:marBottom w:val="0"/>
          <w:divBdr>
            <w:top w:val="none" w:sz="0" w:space="0" w:color="auto"/>
            <w:left w:val="none" w:sz="0" w:space="0" w:color="auto"/>
            <w:bottom w:val="none" w:sz="0" w:space="0" w:color="auto"/>
            <w:right w:val="none" w:sz="0" w:space="0" w:color="auto"/>
          </w:divBdr>
        </w:div>
      </w:divsChild>
    </w:div>
    <w:div w:id="955334521">
      <w:bodyDiv w:val="1"/>
      <w:marLeft w:val="0"/>
      <w:marRight w:val="0"/>
      <w:marTop w:val="0"/>
      <w:marBottom w:val="0"/>
      <w:divBdr>
        <w:top w:val="none" w:sz="0" w:space="0" w:color="auto"/>
        <w:left w:val="none" w:sz="0" w:space="0" w:color="auto"/>
        <w:bottom w:val="none" w:sz="0" w:space="0" w:color="auto"/>
        <w:right w:val="none" w:sz="0" w:space="0" w:color="auto"/>
      </w:divBdr>
      <w:divsChild>
        <w:div w:id="1517843408">
          <w:marLeft w:val="0"/>
          <w:marRight w:val="0"/>
          <w:marTop w:val="0"/>
          <w:marBottom w:val="0"/>
          <w:divBdr>
            <w:top w:val="none" w:sz="0" w:space="0" w:color="auto"/>
            <w:left w:val="none" w:sz="0" w:space="0" w:color="auto"/>
            <w:bottom w:val="none" w:sz="0" w:space="0" w:color="auto"/>
            <w:right w:val="none" w:sz="0" w:space="0" w:color="auto"/>
          </w:divBdr>
        </w:div>
        <w:div w:id="598950557">
          <w:marLeft w:val="0"/>
          <w:marRight w:val="0"/>
          <w:marTop w:val="0"/>
          <w:marBottom w:val="0"/>
          <w:divBdr>
            <w:top w:val="none" w:sz="0" w:space="0" w:color="auto"/>
            <w:left w:val="none" w:sz="0" w:space="0" w:color="auto"/>
            <w:bottom w:val="none" w:sz="0" w:space="0" w:color="auto"/>
            <w:right w:val="none" w:sz="0" w:space="0" w:color="auto"/>
          </w:divBdr>
        </w:div>
        <w:div w:id="1901358719">
          <w:marLeft w:val="0"/>
          <w:marRight w:val="0"/>
          <w:marTop w:val="0"/>
          <w:marBottom w:val="0"/>
          <w:divBdr>
            <w:top w:val="none" w:sz="0" w:space="0" w:color="auto"/>
            <w:left w:val="none" w:sz="0" w:space="0" w:color="auto"/>
            <w:bottom w:val="none" w:sz="0" w:space="0" w:color="auto"/>
            <w:right w:val="none" w:sz="0" w:space="0" w:color="auto"/>
          </w:divBdr>
          <w:divsChild>
            <w:div w:id="477723076">
              <w:marLeft w:val="0"/>
              <w:marRight w:val="0"/>
              <w:marTop w:val="0"/>
              <w:marBottom w:val="0"/>
              <w:divBdr>
                <w:top w:val="none" w:sz="0" w:space="0" w:color="auto"/>
                <w:left w:val="none" w:sz="0" w:space="0" w:color="auto"/>
                <w:bottom w:val="none" w:sz="0" w:space="0" w:color="auto"/>
                <w:right w:val="none" w:sz="0" w:space="0" w:color="auto"/>
              </w:divBdr>
              <w:divsChild>
                <w:div w:id="556209328">
                  <w:marLeft w:val="0"/>
                  <w:marRight w:val="0"/>
                  <w:marTop w:val="0"/>
                  <w:marBottom w:val="0"/>
                  <w:divBdr>
                    <w:top w:val="none" w:sz="0" w:space="0" w:color="auto"/>
                    <w:left w:val="none" w:sz="0" w:space="0" w:color="auto"/>
                    <w:bottom w:val="none" w:sz="0" w:space="0" w:color="auto"/>
                    <w:right w:val="none" w:sz="0" w:space="0" w:color="auto"/>
                  </w:divBdr>
                  <w:divsChild>
                    <w:div w:id="314723311">
                      <w:marLeft w:val="0"/>
                      <w:marRight w:val="0"/>
                      <w:marTop w:val="0"/>
                      <w:marBottom w:val="0"/>
                      <w:divBdr>
                        <w:top w:val="none" w:sz="0" w:space="0" w:color="auto"/>
                        <w:left w:val="none" w:sz="0" w:space="0" w:color="auto"/>
                        <w:bottom w:val="none" w:sz="0" w:space="0" w:color="auto"/>
                        <w:right w:val="none" w:sz="0" w:space="0" w:color="auto"/>
                      </w:divBdr>
                    </w:div>
                  </w:divsChild>
                </w:div>
                <w:div w:id="61295845">
                  <w:marLeft w:val="0"/>
                  <w:marRight w:val="0"/>
                  <w:marTop w:val="0"/>
                  <w:marBottom w:val="0"/>
                  <w:divBdr>
                    <w:top w:val="none" w:sz="0" w:space="0" w:color="auto"/>
                    <w:left w:val="none" w:sz="0" w:space="0" w:color="auto"/>
                    <w:bottom w:val="none" w:sz="0" w:space="0" w:color="auto"/>
                    <w:right w:val="none" w:sz="0" w:space="0" w:color="auto"/>
                  </w:divBdr>
                  <w:divsChild>
                    <w:div w:id="11207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167224">
      <w:bodyDiv w:val="1"/>
      <w:marLeft w:val="0"/>
      <w:marRight w:val="0"/>
      <w:marTop w:val="0"/>
      <w:marBottom w:val="0"/>
      <w:divBdr>
        <w:top w:val="none" w:sz="0" w:space="0" w:color="auto"/>
        <w:left w:val="none" w:sz="0" w:space="0" w:color="auto"/>
        <w:bottom w:val="none" w:sz="0" w:space="0" w:color="auto"/>
        <w:right w:val="none" w:sz="0" w:space="0" w:color="auto"/>
      </w:divBdr>
      <w:divsChild>
        <w:div w:id="1106925966">
          <w:marLeft w:val="0"/>
          <w:marRight w:val="0"/>
          <w:marTop w:val="0"/>
          <w:marBottom w:val="0"/>
          <w:divBdr>
            <w:top w:val="none" w:sz="0" w:space="0" w:color="auto"/>
            <w:left w:val="none" w:sz="0" w:space="0" w:color="auto"/>
            <w:bottom w:val="none" w:sz="0" w:space="0" w:color="auto"/>
            <w:right w:val="none" w:sz="0" w:space="0" w:color="auto"/>
          </w:divBdr>
        </w:div>
      </w:divsChild>
    </w:div>
    <w:div w:id="1198854635">
      <w:bodyDiv w:val="1"/>
      <w:marLeft w:val="0"/>
      <w:marRight w:val="0"/>
      <w:marTop w:val="0"/>
      <w:marBottom w:val="0"/>
      <w:divBdr>
        <w:top w:val="none" w:sz="0" w:space="0" w:color="auto"/>
        <w:left w:val="none" w:sz="0" w:space="0" w:color="auto"/>
        <w:bottom w:val="none" w:sz="0" w:space="0" w:color="auto"/>
        <w:right w:val="none" w:sz="0" w:space="0" w:color="auto"/>
      </w:divBdr>
      <w:divsChild>
        <w:div w:id="1308053935">
          <w:marLeft w:val="0"/>
          <w:marRight w:val="0"/>
          <w:marTop w:val="0"/>
          <w:marBottom w:val="0"/>
          <w:divBdr>
            <w:top w:val="none" w:sz="0" w:space="0" w:color="auto"/>
            <w:left w:val="none" w:sz="0" w:space="0" w:color="auto"/>
            <w:bottom w:val="none" w:sz="0" w:space="0" w:color="auto"/>
            <w:right w:val="none" w:sz="0" w:space="0" w:color="auto"/>
          </w:divBdr>
        </w:div>
      </w:divsChild>
    </w:div>
    <w:div w:id="1326976993">
      <w:bodyDiv w:val="1"/>
      <w:marLeft w:val="0"/>
      <w:marRight w:val="0"/>
      <w:marTop w:val="0"/>
      <w:marBottom w:val="0"/>
      <w:divBdr>
        <w:top w:val="none" w:sz="0" w:space="0" w:color="auto"/>
        <w:left w:val="none" w:sz="0" w:space="0" w:color="auto"/>
        <w:bottom w:val="none" w:sz="0" w:space="0" w:color="auto"/>
        <w:right w:val="none" w:sz="0" w:space="0" w:color="auto"/>
      </w:divBdr>
    </w:div>
    <w:div w:id="1430395198">
      <w:bodyDiv w:val="1"/>
      <w:marLeft w:val="0"/>
      <w:marRight w:val="0"/>
      <w:marTop w:val="0"/>
      <w:marBottom w:val="0"/>
      <w:divBdr>
        <w:top w:val="none" w:sz="0" w:space="0" w:color="auto"/>
        <w:left w:val="none" w:sz="0" w:space="0" w:color="auto"/>
        <w:bottom w:val="none" w:sz="0" w:space="0" w:color="auto"/>
        <w:right w:val="none" w:sz="0" w:space="0" w:color="auto"/>
      </w:divBdr>
      <w:divsChild>
        <w:div w:id="2007514752">
          <w:marLeft w:val="0"/>
          <w:marRight w:val="0"/>
          <w:marTop w:val="0"/>
          <w:marBottom w:val="0"/>
          <w:divBdr>
            <w:top w:val="none" w:sz="0" w:space="0" w:color="auto"/>
            <w:left w:val="none" w:sz="0" w:space="0" w:color="auto"/>
            <w:bottom w:val="none" w:sz="0" w:space="0" w:color="auto"/>
            <w:right w:val="none" w:sz="0" w:space="0" w:color="auto"/>
          </w:divBdr>
        </w:div>
      </w:divsChild>
    </w:div>
    <w:div w:id="1447500408">
      <w:bodyDiv w:val="1"/>
      <w:marLeft w:val="0"/>
      <w:marRight w:val="0"/>
      <w:marTop w:val="0"/>
      <w:marBottom w:val="0"/>
      <w:divBdr>
        <w:top w:val="none" w:sz="0" w:space="0" w:color="auto"/>
        <w:left w:val="none" w:sz="0" w:space="0" w:color="auto"/>
        <w:bottom w:val="none" w:sz="0" w:space="0" w:color="auto"/>
        <w:right w:val="none" w:sz="0" w:space="0" w:color="auto"/>
      </w:divBdr>
      <w:divsChild>
        <w:div w:id="1010521590">
          <w:marLeft w:val="0"/>
          <w:marRight w:val="0"/>
          <w:marTop w:val="0"/>
          <w:marBottom w:val="0"/>
          <w:divBdr>
            <w:top w:val="none" w:sz="0" w:space="0" w:color="auto"/>
            <w:left w:val="none" w:sz="0" w:space="0" w:color="auto"/>
            <w:bottom w:val="none" w:sz="0" w:space="0" w:color="auto"/>
            <w:right w:val="none" w:sz="0" w:space="0" w:color="auto"/>
          </w:divBdr>
        </w:div>
      </w:divsChild>
    </w:div>
    <w:div w:id="1460303151">
      <w:bodyDiv w:val="1"/>
      <w:marLeft w:val="0"/>
      <w:marRight w:val="0"/>
      <w:marTop w:val="0"/>
      <w:marBottom w:val="0"/>
      <w:divBdr>
        <w:top w:val="none" w:sz="0" w:space="0" w:color="auto"/>
        <w:left w:val="none" w:sz="0" w:space="0" w:color="auto"/>
        <w:bottom w:val="none" w:sz="0" w:space="0" w:color="auto"/>
        <w:right w:val="none" w:sz="0" w:space="0" w:color="auto"/>
      </w:divBdr>
      <w:divsChild>
        <w:div w:id="647781445">
          <w:marLeft w:val="0"/>
          <w:marRight w:val="0"/>
          <w:marTop w:val="0"/>
          <w:marBottom w:val="0"/>
          <w:divBdr>
            <w:top w:val="none" w:sz="0" w:space="0" w:color="auto"/>
            <w:left w:val="none" w:sz="0" w:space="0" w:color="auto"/>
            <w:bottom w:val="none" w:sz="0" w:space="0" w:color="auto"/>
            <w:right w:val="none" w:sz="0" w:space="0" w:color="auto"/>
          </w:divBdr>
        </w:div>
      </w:divsChild>
    </w:div>
    <w:div w:id="1517690741">
      <w:bodyDiv w:val="1"/>
      <w:marLeft w:val="0"/>
      <w:marRight w:val="0"/>
      <w:marTop w:val="0"/>
      <w:marBottom w:val="0"/>
      <w:divBdr>
        <w:top w:val="none" w:sz="0" w:space="0" w:color="auto"/>
        <w:left w:val="none" w:sz="0" w:space="0" w:color="auto"/>
        <w:bottom w:val="none" w:sz="0" w:space="0" w:color="auto"/>
        <w:right w:val="none" w:sz="0" w:space="0" w:color="auto"/>
      </w:divBdr>
    </w:div>
    <w:div w:id="1539198565">
      <w:bodyDiv w:val="1"/>
      <w:marLeft w:val="0"/>
      <w:marRight w:val="0"/>
      <w:marTop w:val="0"/>
      <w:marBottom w:val="0"/>
      <w:divBdr>
        <w:top w:val="none" w:sz="0" w:space="0" w:color="auto"/>
        <w:left w:val="none" w:sz="0" w:space="0" w:color="auto"/>
        <w:bottom w:val="none" w:sz="0" w:space="0" w:color="auto"/>
        <w:right w:val="none" w:sz="0" w:space="0" w:color="auto"/>
      </w:divBdr>
      <w:divsChild>
        <w:div w:id="1225678834">
          <w:marLeft w:val="0"/>
          <w:marRight w:val="0"/>
          <w:marTop w:val="0"/>
          <w:marBottom w:val="0"/>
          <w:divBdr>
            <w:top w:val="none" w:sz="0" w:space="0" w:color="auto"/>
            <w:left w:val="none" w:sz="0" w:space="0" w:color="auto"/>
            <w:bottom w:val="none" w:sz="0" w:space="0" w:color="auto"/>
            <w:right w:val="none" w:sz="0" w:space="0" w:color="auto"/>
          </w:divBdr>
        </w:div>
      </w:divsChild>
    </w:div>
    <w:div w:id="1723946250">
      <w:bodyDiv w:val="1"/>
      <w:marLeft w:val="0"/>
      <w:marRight w:val="0"/>
      <w:marTop w:val="0"/>
      <w:marBottom w:val="0"/>
      <w:divBdr>
        <w:top w:val="none" w:sz="0" w:space="0" w:color="auto"/>
        <w:left w:val="none" w:sz="0" w:space="0" w:color="auto"/>
        <w:bottom w:val="none" w:sz="0" w:space="0" w:color="auto"/>
        <w:right w:val="none" w:sz="0" w:space="0" w:color="auto"/>
      </w:divBdr>
    </w:div>
    <w:div w:id="1905675440">
      <w:bodyDiv w:val="1"/>
      <w:marLeft w:val="0"/>
      <w:marRight w:val="0"/>
      <w:marTop w:val="0"/>
      <w:marBottom w:val="0"/>
      <w:divBdr>
        <w:top w:val="none" w:sz="0" w:space="0" w:color="auto"/>
        <w:left w:val="none" w:sz="0" w:space="0" w:color="auto"/>
        <w:bottom w:val="none" w:sz="0" w:space="0" w:color="auto"/>
        <w:right w:val="none" w:sz="0" w:space="0" w:color="auto"/>
      </w:divBdr>
      <w:divsChild>
        <w:div w:id="1014962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www.codeblocks.org/download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3603</TotalTime>
  <Pages>24</Pages>
  <Words>1348</Words>
  <Characters>7416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50</cp:revision>
  <dcterms:created xsi:type="dcterms:W3CDTF">2020-09-04T23:48:00Z</dcterms:created>
  <dcterms:modified xsi:type="dcterms:W3CDTF">2020-09-08T07:14:00Z</dcterms:modified>
</cp:coreProperties>
</file>