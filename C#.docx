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01AE" w:rsidRPr="00C507F8" w:rsidRDefault="005501AE" w:rsidP="005501AE">
      <w:pPr>
        <w:spacing w:before="100" w:beforeAutospacing="1" w:after="100" w:afterAutospacing="1" w:line="240" w:lineRule="auto"/>
        <w:rPr>
          <w:rFonts w:ascii="Times New Roman" w:eastAsia="Times New Roman" w:hAnsi="Times New Roman" w:cs="Times New Roman"/>
          <w:i/>
          <w:iCs/>
          <w:sz w:val="24"/>
          <w:szCs w:val="24"/>
          <w:u w:val="single"/>
          <w:lang w:eastAsia="es-CO"/>
        </w:rPr>
      </w:pPr>
      <w:r w:rsidRPr="00C507F8">
        <w:rPr>
          <w:rFonts w:ascii="Times New Roman" w:eastAsia="Times New Roman" w:hAnsi="Times New Roman" w:cs="Times New Roman"/>
          <w:b/>
          <w:bCs/>
          <w:i/>
          <w:iCs/>
          <w:sz w:val="24"/>
          <w:szCs w:val="24"/>
          <w:u w:val="single"/>
          <w:lang w:eastAsia="es-CO"/>
        </w:rPr>
        <w:t>Crear nuevo proyecto</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Al ingresar el comando </w:t>
      </w:r>
      <w:r w:rsidRPr="00B81395">
        <w:rPr>
          <w:rFonts w:ascii="Courier New" w:eastAsia="Times New Roman" w:hAnsi="Courier New" w:cs="Courier New"/>
          <w:sz w:val="20"/>
          <w:szCs w:val="20"/>
          <w:lang w:eastAsia="es-CO"/>
        </w:rPr>
        <w:t>dotnet new</w:t>
      </w:r>
      <w:r w:rsidRPr="00B81395">
        <w:rPr>
          <w:rFonts w:ascii="Times New Roman" w:eastAsia="Times New Roman" w:hAnsi="Times New Roman" w:cs="Times New Roman"/>
          <w:sz w:val="24"/>
          <w:szCs w:val="24"/>
          <w:lang w:eastAsia="es-CO"/>
        </w:rPr>
        <w:t xml:space="preserve"> la consola muestra los tipos de proyectos que se pueden iniciar</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Ejemplo: </w:t>
      </w:r>
      <w:r w:rsidRPr="00B81395">
        <w:rPr>
          <w:rFonts w:ascii="Courier New" w:eastAsia="Times New Roman" w:hAnsi="Courier New" w:cs="Courier New"/>
          <w:sz w:val="20"/>
          <w:szCs w:val="20"/>
          <w:lang w:eastAsia="es-CO"/>
        </w:rPr>
        <w:t>dotnet new console</w:t>
      </w:r>
      <w:r w:rsidRPr="00B81395">
        <w:rPr>
          <w:rFonts w:ascii="Times New Roman" w:eastAsia="Times New Roman" w:hAnsi="Times New Roman" w:cs="Times New Roman"/>
          <w:sz w:val="24"/>
          <w:szCs w:val="24"/>
          <w:lang w:eastAsia="es-CO"/>
        </w:rPr>
        <w:t xml:space="preserve"> crea una aplicación de consola.</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Al crear el proyecto, ser crear autmáticamente tres arhivos:</w:t>
      </w:r>
    </w:p>
    <w:p w:rsidR="005501AE" w:rsidRPr="00B81395" w:rsidRDefault="005501AE" w:rsidP="005501A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obj</w:t>
      </w:r>
    </w:p>
    <w:p w:rsidR="005501AE" w:rsidRPr="00B81395" w:rsidRDefault="005501AE" w:rsidP="005501A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nombreProyecto.csproj</w:t>
      </w:r>
    </w:p>
    <w:p w:rsidR="005501AE" w:rsidRPr="00B81395" w:rsidRDefault="005501AE" w:rsidP="005501A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Program.cs</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Otra forma de generar el proyecto podría ser </w:t>
      </w:r>
      <w:r w:rsidRPr="00B81395">
        <w:rPr>
          <w:rFonts w:ascii="Courier New" w:eastAsia="Times New Roman" w:hAnsi="Courier New" w:cs="Courier New"/>
          <w:sz w:val="20"/>
          <w:szCs w:val="20"/>
          <w:lang w:eastAsia="es-CO"/>
        </w:rPr>
        <w:t>dotnet new console --output *nombreCarpeta*</w:t>
      </w:r>
      <w:r w:rsidRPr="00B81395">
        <w:rPr>
          <w:rFonts w:ascii="Times New Roman" w:eastAsia="Times New Roman" w:hAnsi="Times New Roman" w:cs="Times New Roman"/>
          <w:sz w:val="24"/>
          <w:szCs w:val="24"/>
          <w:lang w:eastAsia="es-CO"/>
        </w:rPr>
        <w:t>. Esto nos permite indicar el que lugar se desea generar el nuevo proyecto.</w:t>
      </w:r>
    </w:p>
    <w:p w:rsidR="005501AE" w:rsidRPr="00C507F8" w:rsidRDefault="005501AE" w:rsidP="005501AE">
      <w:pPr>
        <w:spacing w:before="100" w:beforeAutospacing="1" w:after="100" w:afterAutospacing="1" w:line="240" w:lineRule="auto"/>
        <w:rPr>
          <w:rFonts w:ascii="Times New Roman" w:eastAsia="Times New Roman" w:hAnsi="Times New Roman" w:cs="Times New Roman"/>
          <w:i/>
          <w:iCs/>
          <w:sz w:val="24"/>
          <w:szCs w:val="24"/>
          <w:u w:val="single"/>
          <w:lang w:eastAsia="es-CO"/>
        </w:rPr>
      </w:pPr>
      <w:r w:rsidRPr="00C507F8">
        <w:rPr>
          <w:rFonts w:ascii="Times New Roman" w:eastAsia="Times New Roman" w:hAnsi="Times New Roman" w:cs="Times New Roman"/>
          <w:b/>
          <w:bCs/>
          <w:i/>
          <w:iCs/>
          <w:sz w:val="24"/>
          <w:szCs w:val="24"/>
          <w:u w:val="single"/>
          <w:lang w:eastAsia="es-CO"/>
        </w:rPr>
        <w:t>Ejecutar el proyecto</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El comando </w:t>
      </w:r>
      <w:r w:rsidRPr="00B81395">
        <w:rPr>
          <w:rFonts w:ascii="Courier New" w:eastAsia="Times New Roman" w:hAnsi="Courier New" w:cs="Courier New"/>
          <w:sz w:val="20"/>
          <w:szCs w:val="20"/>
          <w:lang w:eastAsia="es-CO"/>
        </w:rPr>
        <w:t>dotnet run</w:t>
      </w:r>
      <w:r w:rsidRPr="00B81395">
        <w:rPr>
          <w:rFonts w:ascii="Times New Roman" w:eastAsia="Times New Roman" w:hAnsi="Times New Roman" w:cs="Times New Roman"/>
          <w:sz w:val="24"/>
          <w:szCs w:val="24"/>
          <w:lang w:eastAsia="es-CO"/>
        </w:rPr>
        <w:t xml:space="preserve"> ejecuta la aplicación</w:t>
      </w:r>
    </w:p>
    <w:p w:rsidR="005501AE" w:rsidRPr="00C507F8" w:rsidRDefault="005501AE" w:rsidP="005501AE">
      <w:pPr>
        <w:spacing w:before="100" w:beforeAutospacing="1" w:after="100" w:afterAutospacing="1" w:line="240" w:lineRule="auto"/>
        <w:rPr>
          <w:rFonts w:ascii="Times New Roman" w:eastAsia="Times New Roman" w:hAnsi="Times New Roman" w:cs="Times New Roman"/>
          <w:i/>
          <w:iCs/>
          <w:sz w:val="24"/>
          <w:szCs w:val="24"/>
          <w:lang w:eastAsia="es-CO"/>
        </w:rPr>
      </w:pPr>
      <w:r w:rsidRPr="00C507F8">
        <w:rPr>
          <w:rFonts w:ascii="Times New Roman" w:eastAsia="Times New Roman" w:hAnsi="Times New Roman" w:cs="Times New Roman"/>
          <w:b/>
          <w:bCs/>
          <w:i/>
          <w:iCs/>
          <w:sz w:val="24"/>
          <w:szCs w:val="24"/>
          <w:lang w:eastAsia="es-CO"/>
        </w:rPr>
        <w:t>Construir aplicación</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Courier New" w:eastAsia="Times New Roman" w:hAnsi="Courier New" w:cs="Courier New"/>
          <w:sz w:val="20"/>
          <w:szCs w:val="20"/>
          <w:lang w:eastAsia="es-CO"/>
        </w:rPr>
        <w:t>dotnet build</w:t>
      </w:r>
      <w:r w:rsidRPr="00B81395">
        <w:rPr>
          <w:rFonts w:ascii="Times New Roman" w:eastAsia="Times New Roman" w:hAnsi="Times New Roman" w:cs="Times New Roman"/>
          <w:sz w:val="24"/>
          <w:szCs w:val="24"/>
          <w:lang w:eastAsia="es-CO"/>
        </w:rPr>
        <w:t xml:space="preserve"> analiza y compila todo el código y genera el binario final.</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Observaciones:</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El </w:t>
      </w:r>
      <w:r w:rsidRPr="00B81395">
        <w:rPr>
          <w:rFonts w:ascii="Times New Roman" w:eastAsia="Times New Roman" w:hAnsi="Times New Roman" w:cs="Times New Roman"/>
          <w:i/>
          <w:iCs/>
          <w:sz w:val="24"/>
          <w:szCs w:val="24"/>
          <w:lang w:eastAsia="es-CO"/>
        </w:rPr>
        <w:t>archivo.dll</w:t>
      </w:r>
      <w:r w:rsidRPr="00B81395">
        <w:rPr>
          <w:rFonts w:ascii="Times New Roman" w:eastAsia="Times New Roman" w:hAnsi="Times New Roman" w:cs="Times New Roman"/>
          <w:sz w:val="24"/>
          <w:szCs w:val="24"/>
          <w:lang w:eastAsia="es-CO"/>
        </w:rPr>
        <w:t xml:space="preserve"> es que archivo nativo que se puede ejecutar desde cualquier sistema operativo</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Courier New" w:eastAsia="Times New Roman" w:hAnsi="Courier New" w:cs="Courier New"/>
          <w:sz w:val="20"/>
          <w:szCs w:val="20"/>
          <w:lang w:eastAsia="es-CO"/>
        </w:rPr>
        <w:t>dotnet *archivo.dll</w:t>
      </w:r>
      <w:r w:rsidRPr="00B81395">
        <w:rPr>
          <w:rFonts w:ascii="Times New Roman" w:eastAsia="Times New Roman" w:hAnsi="Times New Roman" w:cs="Times New Roman"/>
          <w:sz w:val="24"/>
          <w:szCs w:val="24"/>
          <w:lang w:eastAsia="es-CO"/>
        </w:rPr>
        <w:t xml:space="preserve"> ejecuta el programa, pero a diferencia de </w:t>
      </w:r>
      <w:r w:rsidRPr="00B81395">
        <w:rPr>
          <w:rFonts w:ascii="Courier New" w:eastAsia="Times New Roman" w:hAnsi="Courier New" w:cs="Courier New"/>
          <w:sz w:val="20"/>
          <w:szCs w:val="20"/>
          <w:lang w:eastAsia="es-CO"/>
        </w:rPr>
        <w:t>build</w:t>
      </w:r>
      <w:r w:rsidRPr="00B81395">
        <w:rPr>
          <w:rFonts w:ascii="Times New Roman" w:eastAsia="Times New Roman" w:hAnsi="Times New Roman" w:cs="Times New Roman"/>
          <w:sz w:val="24"/>
          <w:szCs w:val="24"/>
          <w:lang w:eastAsia="es-CO"/>
        </w:rPr>
        <w:t>, directamente ejecuta sin analizar el código.*</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b/>
          <w:bCs/>
          <w:sz w:val="24"/>
          <w:szCs w:val="24"/>
          <w:lang w:eastAsia="es-CO"/>
        </w:rPr>
        <w:t>Generando ejecutables especializas u optimizadas para un sistema en particular</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El flag </w:t>
      </w:r>
      <w:r w:rsidRPr="00B81395">
        <w:rPr>
          <w:rFonts w:ascii="Times New Roman" w:eastAsia="Times New Roman" w:hAnsi="Times New Roman" w:cs="Times New Roman"/>
          <w:b/>
          <w:bCs/>
          <w:i/>
          <w:iCs/>
          <w:sz w:val="24"/>
          <w:szCs w:val="24"/>
          <w:lang w:eastAsia="es-CO"/>
        </w:rPr>
        <w:t>-c</w:t>
      </w:r>
      <w:r w:rsidRPr="00B81395">
        <w:rPr>
          <w:rFonts w:ascii="Times New Roman" w:eastAsia="Times New Roman" w:hAnsi="Times New Roman" w:cs="Times New Roman"/>
          <w:sz w:val="24"/>
          <w:szCs w:val="24"/>
          <w:lang w:eastAsia="es-CO"/>
        </w:rPr>
        <w:t xml:space="preserve"> se utiliza para especificar si sera una versión de </w:t>
      </w:r>
      <w:r w:rsidRPr="00B81395">
        <w:rPr>
          <w:rFonts w:ascii="Times New Roman" w:eastAsia="Times New Roman" w:hAnsi="Times New Roman" w:cs="Times New Roman"/>
          <w:i/>
          <w:iCs/>
          <w:sz w:val="24"/>
          <w:szCs w:val="24"/>
          <w:lang w:eastAsia="es-CO"/>
        </w:rPr>
        <w:t>producción</w:t>
      </w:r>
      <w:r w:rsidRPr="00B81395">
        <w:rPr>
          <w:rFonts w:ascii="Times New Roman" w:eastAsia="Times New Roman" w:hAnsi="Times New Roman" w:cs="Times New Roman"/>
          <w:sz w:val="24"/>
          <w:szCs w:val="24"/>
          <w:lang w:eastAsia="es-CO"/>
        </w:rPr>
        <w:t xml:space="preserve"> o </w:t>
      </w:r>
      <w:r w:rsidRPr="00B81395">
        <w:rPr>
          <w:rFonts w:ascii="Times New Roman" w:eastAsia="Times New Roman" w:hAnsi="Times New Roman" w:cs="Times New Roman"/>
          <w:i/>
          <w:iCs/>
          <w:sz w:val="24"/>
          <w:szCs w:val="24"/>
          <w:lang w:eastAsia="es-CO"/>
        </w:rPr>
        <w:t>desarrollo. Release</w:t>
      </w:r>
      <w:r w:rsidRPr="00B81395">
        <w:rPr>
          <w:rFonts w:ascii="Times New Roman" w:eastAsia="Times New Roman" w:hAnsi="Times New Roman" w:cs="Times New Roman"/>
          <w:sz w:val="24"/>
          <w:szCs w:val="24"/>
          <w:lang w:eastAsia="es-CO"/>
        </w:rPr>
        <w:t xml:space="preserve"> es para producción.</w:t>
      </w:r>
    </w:p>
    <w:p w:rsidR="005501AE" w:rsidRPr="00B81395"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B81395">
        <w:rPr>
          <w:rFonts w:ascii="Times New Roman" w:eastAsia="Times New Roman" w:hAnsi="Times New Roman" w:cs="Times New Roman"/>
          <w:sz w:val="24"/>
          <w:szCs w:val="24"/>
          <w:lang w:eastAsia="es-CO"/>
        </w:rPr>
        <w:t xml:space="preserve">El flag </w:t>
      </w:r>
      <w:r w:rsidRPr="00B81395">
        <w:rPr>
          <w:rFonts w:ascii="Times New Roman" w:eastAsia="Times New Roman" w:hAnsi="Times New Roman" w:cs="Times New Roman"/>
          <w:b/>
          <w:bCs/>
          <w:sz w:val="24"/>
          <w:szCs w:val="24"/>
          <w:lang w:eastAsia="es-CO"/>
        </w:rPr>
        <w:t>-r</w:t>
      </w:r>
      <w:r w:rsidRPr="00B81395">
        <w:rPr>
          <w:rFonts w:ascii="Times New Roman" w:eastAsia="Times New Roman" w:hAnsi="Times New Roman" w:cs="Times New Roman"/>
          <w:sz w:val="24"/>
          <w:szCs w:val="24"/>
          <w:lang w:eastAsia="es-CO"/>
        </w:rPr>
        <w:t xml:space="preserve"> determina el sistema operativo objetivo y versión para la cual se desea optimizar el ejecutable.</w:t>
      </w:r>
    </w:p>
    <w:p w:rsidR="005501AE" w:rsidRDefault="005501AE" w:rsidP="005501AE">
      <w:pPr>
        <w:spacing w:before="100" w:beforeAutospacing="1" w:after="100" w:afterAutospacing="1" w:line="240" w:lineRule="auto"/>
        <w:rPr>
          <w:rFonts w:ascii="Courier New" w:eastAsia="Times New Roman" w:hAnsi="Courier New" w:cs="Courier New"/>
          <w:sz w:val="20"/>
          <w:szCs w:val="20"/>
          <w:lang w:val="en-US" w:eastAsia="es-CO"/>
        </w:rPr>
      </w:pPr>
      <w:r w:rsidRPr="00B81395">
        <w:rPr>
          <w:rFonts w:ascii="Times New Roman" w:eastAsia="Times New Roman" w:hAnsi="Times New Roman" w:cs="Times New Roman"/>
          <w:b/>
          <w:bCs/>
          <w:sz w:val="24"/>
          <w:szCs w:val="24"/>
          <w:lang w:val="en-US" w:eastAsia="es-CO"/>
        </w:rPr>
        <w:t>Ejemplo</w:t>
      </w:r>
      <w:r w:rsidRPr="00B81395">
        <w:rPr>
          <w:rFonts w:ascii="Times New Roman" w:eastAsia="Times New Roman" w:hAnsi="Times New Roman" w:cs="Times New Roman"/>
          <w:sz w:val="24"/>
          <w:szCs w:val="24"/>
          <w:lang w:val="en-US" w:eastAsia="es-CO"/>
        </w:rPr>
        <w:t xml:space="preserve">: </w:t>
      </w:r>
      <w:r w:rsidRPr="00B81395">
        <w:rPr>
          <w:rFonts w:ascii="Courier New" w:eastAsia="Times New Roman" w:hAnsi="Courier New" w:cs="Courier New"/>
          <w:sz w:val="20"/>
          <w:szCs w:val="20"/>
          <w:lang w:val="en-US" w:eastAsia="es-CO"/>
        </w:rPr>
        <w:t>dotnet build -c Release -r win10-x64</w:t>
      </w:r>
    </w:p>
    <w:p w:rsidR="005501AE" w:rsidRDefault="005501AE" w:rsidP="005501AE">
      <w:pPr>
        <w:spacing w:before="100" w:beforeAutospacing="1" w:after="100" w:afterAutospacing="1" w:line="240" w:lineRule="auto"/>
        <w:rPr>
          <w:rFonts w:ascii="Courier New" w:eastAsia="Times New Roman" w:hAnsi="Courier New" w:cs="Courier New"/>
          <w:sz w:val="20"/>
          <w:szCs w:val="20"/>
          <w:lang w:val="en-US" w:eastAsia="es-CO"/>
        </w:rPr>
      </w:pPr>
    </w:p>
    <w:p w:rsidR="005501AE" w:rsidRDefault="005501AE" w:rsidP="005501AE">
      <w:pPr>
        <w:spacing w:before="100" w:beforeAutospacing="1" w:after="100" w:afterAutospacing="1" w:line="240" w:lineRule="auto"/>
        <w:rPr>
          <w:rFonts w:ascii="Courier New" w:eastAsia="Times New Roman" w:hAnsi="Courier New" w:cs="Courier New"/>
          <w:sz w:val="20"/>
          <w:szCs w:val="20"/>
          <w:lang w:val="en-US" w:eastAsia="es-CO"/>
        </w:rPr>
      </w:pPr>
    </w:p>
    <w:p w:rsidR="005501AE" w:rsidRPr="0002574C" w:rsidRDefault="005501AE" w:rsidP="005501AE">
      <w:pPr>
        <w:spacing w:before="100" w:beforeAutospacing="1" w:after="100" w:afterAutospacing="1" w:line="240" w:lineRule="auto"/>
        <w:rPr>
          <w:rFonts w:ascii="Times New Roman" w:hAnsi="Times New Roman" w:cs="Times New Roman"/>
          <w:b/>
          <w:bCs/>
          <w:sz w:val="48"/>
          <w:szCs w:val="48"/>
          <w:lang w:val="en-US"/>
        </w:rPr>
      </w:pPr>
    </w:p>
    <w:p w:rsidR="005501AE" w:rsidRPr="0002574C" w:rsidRDefault="005501AE" w:rsidP="005501AE">
      <w:pPr>
        <w:spacing w:before="100" w:beforeAutospacing="1" w:after="100" w:afterAutospacing="1" w:line="240" w:lineRule="auto"/>
        <w:rPr>
          <w:rFonts w:ascii="Times New Roman" w:hAnsi="Times New Roman" w:cs="Times New Roman"/>
          <w:b/>
          <w:bCs/>
          <w:sz w:val="48"/>
          <w:szCs w:val="48"/>
          <w:lang w:val="en-US"/>
        </w:rPr>
      </w:pPr>
    </w:p>
    <w:p w:rsidR="005501AE" w:rsidRPr="0002574C" w:rsidRDefault="005501AE" w:rsidP="005501AE">
      <w:pPr>
        <w:spacing w:before="100" w:beforeAutospacing="1" w:after="100" w:afterAutospacing="1" w:line="240" w:lineRule="auto"/>
        <w:rPr>
          <w:rFonts w:ascii="Times New Roman" w:hAnsi="Times New Roman" w:cs="Times New Roman"/>
          <w:b/>
          <w:bCs/>
          <w:sz w:val="48"/>
          <w:szCs w:val="48"/>
          <w:lang w:val="en-US"/>
        </w:rPr>
      </w:pPr>
    </w:p>
    <w:p w:rsidR="005501AE" w:rsidRPr="0002574C" w:rsidRDefault="005501AE" w:rsidP="005501AE">
      <w:pPr>
        <w:spacing w:before="100" w:beforeAutospacing="1" w:after="100" w:afterAutospacing="1" w:line="240" w:lineRule="auto"/>
        <w:rPr>
          <w:rFonts w:ascii="Times New Roman" w:hAnsi="Times New Roman" w:cs="Times New Roman"/>
          <w:b/>
          <w:bCs/>
          <w:sz w:val="48"/>
          <w:szCs w:val="48"/>
          <w:lang w:val="en-US"/>
        </w:rPr>
      </w:pPr>
    </w:p>
    <w:p w:rsidR="005501AE" w:rsidRDefault="005501AE" w:rsidP="005501AE">
      <w:pPr>
        <w:spacing w:before="100" w:beforeAutospacing="1" w:after="100" w:afterAutospacing="1" w:line="240" w:lineRule="auto"/>
        <w:rPr>
          <w:rFonts w:ascii="Times New Roman" w:hAnsi="Times New Roman" w:cs="Times New Roman"/>
          <w:b/>
          <w:bCs/>
          <w:sz w:val="48"/>
          <w:szCs w:val="48"/>
        </w:rPr>
      </w:pPr>
      <w:r>
        <w:rPr>
          <w:rFonts w:ascii="Times New Roman" w:hAnsi="Times New Roman" w:cs="Times New Roman"/>
          <w:b/>
          <w:bCs/>
          <w:sz w:val="48"/>
          <w:szCs w:val="48"/>
        </w:rPr>
        <w:t>Creación de clases.</w:t>
      </w:r>
    </w:p>
    <w:p w:rsidR="005501AE" w:rsidRPr="00CF53D9" w:rsidRDefault="005501AE" w:rsidP="005501AE">
      <w:pPr>
        <w:pStyle w:val="Prrafodelista"/>
        <w:numPr>
          <w:ilvl w:val="0"/>
          <w:numId w:val="7"/>
        </w:numPr>
        <w:rPr>
          <w:rFonts w:cstheme="minorHAnsi"/>
          <w:sz w:val="32"/>
          <w:szCs w:val="32"/>
        </w:rPr>
      </w:pPr>
      <w:r>
        <w:rPr>
          <w:rFonts w:cstheme="minorHAnsi"/>
          <w:sz w:val="32"/>
          <w:szCs w:val="32"/>
        </w:rPr>
        <w:t>Clase normal donde se debe instanciar un objeto a la clase</w:t>
      </w:r>
    </w:p>
    <w:p w:rsidR="005501AE" w:rsidRDefault="005501AE" w:rsidP="005501AE">
      <w:pPr>
        <w:spacing w:before="100" w:beforeAutospacing="1" w:after="100" w:afterAutospacing="1" w:line="240" w:lineRule="auto"/>
        <w:rPr>
          <w:rFonts w:ascii="Times New Roman" w:hAnsi="Times New Roman" w:cs="Times New Roman"/>
          <w:b/>
          <w:bCs/>
          <w:sz w:val="48"/>
          <w:szCs w:val="48"/>
        </w:rPr>
      </w:pPr>
      <w:r>
        <w:rPr>
          <w:noProof/>
        </w:rPr>
        <w:drawing>
          <wp:inline distT="0" distB="0" distL="0" distR="0" wp14:anchorId="2F55E306" wp14:editId="0CF334C6">
            <wp:extent cx="6858000" cy="207581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2075815"/>
                    </a:xfrm>
                    <a:prstGeom prst="rect">
                      <a:avLst/>
                    </a:prstGeom>
                  </pic:spPr>
                </pic:pic>
              </a:graphicData>
            </a:graphic>
          </wp:inline>
        </w:drawing>
      </w:r>
    </w:p>
    <w:p w:rsidR="005501AE" w:rsidRDefault="005501AE" w:rsidP="005501AE">
      <w:pPr>
        <w:pStyle w:val="Prrafodelista"/>
        <w:numPr>
          <w:ilvl w:val="0"/>
          <w:numId w:val="7"/>
        </w:numPr>
        <w:rPr>
          <w:rFonts w:cstheme="minorHAnsi"/>
          <w:sz w:val="32"/>
          <w:szCs w:val="32"/>
        </w:rPr>
      </w:pPr>
      <w:r>
        <w:rPr>
          <w:rFonts w:cstheme="minorHAnsi"/>
          <w:sz w:val="32"/>
          <w:szCs w:val="32"/>
        </w:rPr>
        <w:t>Clase estática donde solo se usa ella misma como una instancia. Se usa la palabra clase static.</w:t>
      </w:r>
    </w:p>
    <w:p w:rsidR="005501AE" w:rsidRDefault="005501AE" w:rsidP="005501AE">
      <w:pPr>
        <w:pStyle w:val="Prrafodelista"/>
        <w:ind w:left="435"/>
        <w:rPr>
          <w:rFonts w:cstheme="minorHAnsi"/>
          <w:sz w:val="32"/>
          <w:szCs w:val="32"/>
        </w:rPr>
      </w:pPr>
      <w:r w:rsidRPr="00C4106C">
        <w:rPr>
          <w:rFonts w:cstheme="minorHAnsi"/>
          <w:sz w:val="32"/>
          <w:szCs w:val="32"/>
        </w:rPr>
        <w:t xml:space="preserve">Una </w:t>
      </w:r>
      <w:r w:rsidRPr="00C4106C">
        <w:rPr>
          <w:rFonts w:cstheme="minorHAnsi"/>
          <w:i/>
          <w:iCs/>
          <w:sz w:val="32"/>
          <w:szCs w:val="32"/>
        </w:rPr>
        <w:t>clase estática</w:t>
      </w:r>
      <w:r w:rsidRPr="00C4106C">
        <w:rPr>
          <w:rFonts w:cstheme="minorHAnsi"/>
          <w:sz w:val="32"/>
          <w:szCs w:val="32"/>
        </w:rPr>
        <w:t xml:space="preserve"> es básicamente lo mismo que una clase no estática, pero hay una diferencia: una clase estática no puede ser instanciada. En otras palabras, no puede usar el operador new para crear una variable del tipo de clase. Como no hay una variable de instancia, puede acceder a los miembros de una clase estática utilizando el nombre de la clase en sí.</w:t>
      </w:r>
    </w:p>
    <w:p w:rsidR="005501AE" w:rsidRDefault="005501AE" w:rsidP="005501AE">
      <w:pPr>
        <w:pStyle w:val="Prrafodelista"/>
        <w:ind w:left="435"/>
        <w:rPr>
          <w:rFonts w:cstheme="minorHAnsi"/>
          <w:sz w:val="32"/>
          <w:szCs w:val="32"/>
        </w:rPr>
      </w:pPr>
      <w:r>
        <w:rPr>
          <w:noProof/>
        </w:rPr>
        <w:drawing>
          <wp:inline distT="0" distB="0" distL="0" distR="0" wp14:anchorId="693C505E" wp14:editId="49E40814">
            <wp:extent cx="6858000" cy="164401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1644015"/>
                    </a:xfrm>
                    <a:prstGeom prst="rect">
                      <a:avLst/>
                    </a:prstGeom>
                  </pic:spPr>
                </pic:pic>
              </a:graphicData>
            </a:graphic>
          </wp:inline>
        </w:drawing>
      </w:r>
    </w:p>
    <w:p w:rsidR="00BD7758" w:rsidRDefault="00BD7758" w:rsidP="005501AE">
      <w:pPr>
        <w:pStyle w:val="Prrafodelista"/>
        <w:ind w:left="435"/>
        <w:rPr>
          <w:rFonts w:cstheme="minorHAnsi"/>
          <w:sz w:val="32"/>
          <w:szCs w:val="32"/>
        </w:rPr>
      </w:pPr>
    </w:p>
    <w:p w:rsidR="00BD7758" w:rsidRDefault="00BD7758" w:rsidP="005501AE">
      <w:pPr>
        <w:pStyle w:val="Prrafodelista"/>
        <w:ind w:left="435"/>
        <w:rPr>
          <w:rFonts w:cstheme="minorHAnsi"/>
          <w:sz w:val="32"/>
          <w:szCs w:val="32"/>
        </w:rPr>
      </w:pPr>
    </w:p>
    <w:p w:rsidR="00BD7758" w:rsidRDefault="00BD7758" w:rsidP="005501AE">
      <w:pPr>
        <w:pStyle w:val="Prrafodelista"/>
        <w:ind w:left="435"/>
        <w:rPr>
          <w:rFonts w:cstheme="minorHAnsi"/>
          <w:sz w:val="32"/>
          <w:szCs w:val="32"/>
        </w:rPr>
      </w:pPr>
    </w:p>
    <w:p w:rsidR="00BD7758" w:rsidRDefault="00BD7758" w:rsidP="005501AE">
      <w:pPr>
        <w:pStyle w:val="Prrafodelista"/>
        <w:ind w:left="435"/>
        <w:rPr>
          <w:rFonts w:cstheme="minorHAnsi"/>
          <w:sz w:val="32"/>
          <w:szCs w:val="32"/>
        </w:rPr>
      </w:pPr>
    </w:p>
    <w:p w:rsidR="00430520" w:rsidRDefault="00430520" w:rsidP="00BD7758">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BD7758" w:rsidRPr="00254CD6" w:rsidRDefault="00BD7758" w:rsidP="00BD7758">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lastRenderedPageBreak/>
        <w:t>Modificadores de Tipo a las clases.</w:t>
      </w:r>
    </w:p>
    <w:p w:rsidR="00BD7758" w:rsidRDefault="00BD7758" w:rsidP="00BD7758">
      <w:pPr>
        <w:spacing w:before="100" w:beforeAutospacing="1" w:after="100" w:afterAutospacing="1" w:line="240" w:lineRule="auto"/>
        <w:outlineLvl w:val="0"/>
      </w:pPr>
      <w:r w:rsidRPr="003F0171">
        <w:rPr>
          <w:rFonts w:ascii="Times New Roman" w:eastAsia="Times New Roman" w:hAnsi="Times New Roman" w:cs="Times New Roman"/>
          <w:sz w:val="24"/>
          <w:szCs w:val="24"/>
          <w:lang w:eastAsia="es-CO"/>
        </w:rPr>
        <w:t>"abstract" Pemite que la clase no se permita instanciar</w:t>
      </w:r>
      <w:r>
        <w:rPr>
          <w:rFonts w:ascii="Times New Roman" w:eastAsia="Times New Roman" w:hAnsi="Times New Roman" w:cs="Times New Roman"/>
          <w:sz w:val="24"/>
          <w:szCs w:val="24"/>
          <w:lang w:eastAsia="es-CO"/>
        </w:rPr>
        <w:t>.</w:t>
      </w:r>
      <w:r w:rsidRPr="003F0171">
        <w:t xml:space="preserve"> </w:t>
      </w:r>
    </w:p>
    <w:p w:rsidR="00BD7758" w:rsidRDefault="00BD7758" w:rsidP="00BD7758">
      <w:pPr>
        <w:spacing w:before="100" w:beforeAutospacing="1" w:after="100" w:afterAutospacing="1" w:line="240" w:lineRule="auto"/>
        <w:outlineLvl w:val="0"/>
      </w:pPr>
      <w:r>
        <w:rPr>
          <w:noProof/>
        </w:rPr>
        <w:drawing>
          <wp:inline distT="0" distB="0" distL="0" distR="0" wp14:anchorId="60B8AD07" wp14:editId="27D2DBB5">
            <wp:extent cx="5324475" cy="20478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4475" cy="2047875"/>
                    </a:xfrm>
                    <a:prstGeom prst="rect">
                      <a:avLst/>
                    </a:prstGeom>
                  </pic:spPr>
                </pic:pic>
              </a:graphicData>
            </a:graphic>
          </wp:inline>
        </w:drawing>
      </w:r>
    </w:p>
    <w:p w:rsidR="00BD7758" w:rsidRDefault="00BD7758" w:rsidP="00BD7758">
      <w:pPr>
        <w:spacing w:before="100" w:beforeAutospacing="1" w:after="100" w:afterAutospacing="1" w:line="240" w:lineRule="auto"/>
        <w:outlineLvl w:val="0"/>
        <w:rPr>
          <w:rFonts w:ascii="Times New Roman" w:eastAsia="Times New Roman" w:hAnsi="Times New Roman" w:cs="Times New Roman"/>
          <w:sz w:val="24"/>
          <w:szCs w:val="24"/>
          <w:lang w:eastAsia="es-CO"/>
        </w:rPr>
      </w:pPr>
      <w:r w:rsidRPr="003F0171">
        <w:rPr>
          <w:rFonts w:ascii="Times New Roman" w:eastAsia="Times New Roman" w:hAnsi="Times New Roman" w:cs="Times New Roman"/>
          <w:sz w:val="24"/>
          <w:szCs w:val="24"/>
          <w:lang w:eastAsia="es-CO"/>
        </w:rPr>
        <w:t>"Sealed" Sella la clase para que permita instanciar pero no heredar</w:t>
      </w:r>
    </w:p>
    <w:p w:rsidR="00BD7758" w:rsidRDefault="00BD7758" w:rsidP="00BD7758">
      <w:pPr>
        <w:spacing w:before="100" w:beforeAutospacing="1" w:after="100" w:afterAutospacing="1" w:line="240" w:lineRule="auto"/>
        <w:outlineLvl w:val="0"/>
        <w:rPr>
          <w:rFonts w:ascii="Times New Roman" w:eastAsia="Times New Roman" w:hAnsi="Times New Roman" w:cs="Times New Roman"/>
          <w:sz w:val="24"/>
          <w:szCs w:val="24"/>
          <w:lang w:eastAsia="es-CO"/>
        </w:rPr>
      </w:pPr>
      <w:r>
        <w:rPr>
          <w:noProof/>
        </w:rPr>
        <w:drawing>
          <wp:inline distT="0" distB="0" distL="0" distR="0" wp14:anchorId="5F437363" wp14:editId="39AE857E">
            <wp:extent cx="4810125" cy="26193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0125" cy="2619375"/>
                    </a:xfrm>
                    <a:prstGeom prst="rect">
                      <a:avLst/>
                    </a:prstGeom>
                  </pic:spPr>
                </pic:pic>
              </a:graphicData>
            </a:graphic>
          </wp:inline>
        </w:drawing>
      </w:r>
    </w:p>
    <w:p w:rsidR="00BD7758" w:rsidRDefault="00BD7758" w:rsidP="005501AE">
      <w:pPr>
        <w:pStyle w:val="Prrafodelista"/>
        <w:ind w:left="435"/>
        <w:rPr>
          <w:rFonts w:cstheme="minorHAnsi"/>
          <w:sz w:val="32"/>
          <w:szCs w:val="32"/>
        </w:rPr>
      </w:pPr>
    </w:p>
    <w:p w:rsidR="005501AE" w:rsidRDefault="005501AE" w:rsidP="005501AE">
      <w:pPr>
        <w:spacing w:before="100" w:beforeAutospacing="1" w:after="100" w:afterAutospacing="1" w:line="240" w:lineRule="auto"/>
        <w:rPr>
          <w:rFonts w:ascii="Times New Roman" w:hAnsi="Times New Roman" w:cs="Times New Roman"/>
          <w:b/>
          <w:bCs/>
          <w:sz w:val="48"/>
          <w:szCs w:val="48"/>
        </w:rPr>
      </w:pPr>
    </w:p>
    <w:p w:rsidR="005501AE" w:rsidRDefault="005501AE" w:rsidP="005501AE">
      <w:pPr>
        <w:spacing w:before="100" w:beforeAutospacing="1" w:after="100" w:afterAutospacing="1" w:line="240" w:lineRule="auto"/>
        <w:rPr>
          <w:rFonts w:ascii="Times New Roman" w:hAnsi="Times New Roman" w:cs="Times New Roman"/>
          <w:b/>
          <w:bCs/>
          <w:sz w:val="48"/>
          <w:szCs w:val="48"/>
        </w:rPr>
      </w:pPr>
    </w:p>
    <w:p w:rsidR="005501AE" w:rsidRDefault="005501AE" w:rsidP="005501AE">
      <w:pPr>
        <w:spacing w:before="100" w:beforeAutospacing="1" w:after="100" w:afterAutospacing="1" w:line="240" w:lineRule="auto"/>
        <w:rPr>
          <w:rFonts w:ascii="Times New Roman" w:hAnsi="Times New Roman" w:cs="Times New Roman"/>
          <w:b/>
          <w:bCs/>
          <w:sz w:val="48"/>
          <w:szCs w:val="48"/>
        </w:rPr>
      </w:pPr>
    </w:p>
    <w:p w:rsidR="00E81D63" w:rsidRDefault="00E81D63" w:rsidP="005501AE">
      <w:pPr>
        <w:spacing w:before="100" w:beforeAutospacing="1" w:after="100" w:afterAutospacing="1" w:line="240" w:lineRule="auto"/>
        <w:rPr>
          <w:rFonts w:ascii="Times New Roman" w:hAnsi="Times New Roman" w:cs="Times New Roman"/>
          <w:b/>
          <w:bCs/>
          <w:sz w:val="48"/>
          <w:szCs w:val="48"/>
        </w:rPr>
      </w:pPr>
    </w:p>
    <w:p w:rsidR="005501AE" w:rsidRDefault="005501AE" w:rsidP="005501AE">
      <w:pPr>
        <w:spacing w:before="100" w:beforeAutospacing="1" w:after="100" w:afterAutospacing="1" w:line="240" w:lineRule="auto"/>
        <w:rPr>
          <w:rFonts w:ascii="Times New Roman" w:hAnsi="Times New Roman" w:cs="Times New Roman"/>
          <w:b/>
          <w:bCs/>
          <w:sz w:val="48"/>
          <w:szCs w:val="48"/>
        </w:rPr>
      </w:pPr>
      <w:r>
        <w:rPr>
          <w:rFonts w:ascii="Times New Roman" w:hAnsi="Times New Roman" w:cs="Times New Roman"/>
          <w:b/>
          <w:bCs/>
          <w:sz w:val="48"/>
          <w:szCs w:val="48"/>
        </w:rPr>
        <w:lastRenderedPageBreak/>
        <w:t>Creación de Propiedades en una clase.</w:t>
      </w:r>
    </w:p>
    <w:p w:rsidR="005501AE" w:rsidRDefault="005501AE" w:rsidP="005501AE">
      <w:pPr>
        <w:spacing w:before="100" w:beforeAutospacing="1" w:after="100" w:afterAutospacing="1" w:line="240" w:lineRule="auto"/>
        <w:jc w:val="center"/>
        <w:rPr>
          <w:rFonts w:ascii="Courier New" w:eastAsia="Times New Roman" w:hAnsi="Courier New" w:cs="Courier New"/>
          <w:sz w:val="20"/>
          <w:szCs w:val="20"/>
          <w:lang w:eastAsia="es-CO"/>
        </w:rPr>
      </w:pPr>
      <w:r>
        <w:rPr>
          <w:noProof/>
        </w:rPr>
        <w:drawing>
          <wp:inline distT="0" distB="0" distL="0" distR="0" wp14:anchorId="4C16D09D" wp14:editId="224DFFB6">
            <wp:extent cx="6334125" cy="16192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4125" cy="1619250"/>
                    </a:xfrm>
                    <a:prstGeom prst="rect">
                      <a:avLst/>
                    </a:prstGeom>
                  </pic:spPr>
                </pic:pic>
              </a:graphicData>
            </a:graphic>
          </wp:inline>
        </w:drawing>
      </w:r>
    </w:p>
    <w:p w:rsidR="005501AE" w:rsidRPr="000C01A2" w:rsidRDefault="005501AE" w:rsidP="005501AE">
      <w:pPr>
        <w:spacing w:before="100" w:beforeAutospacing="1" w:after="100" w:afterAutospacing="1" w:line="240" w:lineRule="auto"/>
        <w:jc w:val="center"/>
        <w:rPr>
          <w:rFonts w:ascii="Courier New" w:eastAsia="Times New Roman" w:hAnsi="Courier New" w:cs="Courier New"/>
          <w:sz w:val="20"/>
          <w:szCs w:val="20"/>
          <w:lang w:val="es-MX" w:eastAsia="es-CO"/>
        </w:rPr>
      </w:pPr>
      <w:r>
        <w:rPr>
          <w:noProof/>
        </w:rPr>
        <w:drawing>
          <wp:inline distT="0" distB="0" distL="0" distR="0" wp14:anchorId="2557B971" wp14:editId="3171F31A">
            <wp:extent cx="4200525" cy="26289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0525" cy="2628900"/>
                    </a:xfrm>
                    <a:prstGeom prst="rect">
                      <a:avLst/>
                    </a:prstGeom>
                  </pic:spPr>
                </pic:pic>
              </a:graphicData>
            </a:graphic>
          </wp:inline>
        </w:drawing>
      </w:r>
    </w:p>
    <w:p w:rsidR="005501AE" w:rsidRPr="000C01A2" w:rsidRDefault="005501AE" w:rsidP="005501AE">
      <w:pPr>
        <w:spacing w:before="100" w:beforeAutospacing="1" w:after="100" w:afterAutospacing="1" w:line="240" w:lineRule="auto"/>
        <w:rPr>
          <w:rFonts w:ascii="Courier New" w:eastAsia="Times New Roman" w:hAnsi="Courier New" w:cs="Courier New"/>
          <w:sz w:val="20"/>
          <w:szCs w:val="20"/>
          <w:lang w:eastAsia="es-CO"/>
        </w:rPr>
      </w:pPr>
    </w:p>
    <w:p w:rsidR="00E81D63" w:rsidRDefault="00E81D63" w:rsidP="005501AE">
      <w:pPr>
        <w:rPr>
          <w:rFonts w:ascii="Times New Roman" w:hAnsi="Times New Roman" w:cs="Times New Roman"/>
          <w:b/>
          <w:bCs/>
          <w:sz w:val="48"/>
          <w:szCs w:val="48"/>
        </w:rPr>
      </w:pPr>
    </w:p>
    <w:p w:rsidR="00E81D63" w:rsidRDefault="00E81D63" w:rsidP="005501AE">
      <w:pPr>
        <w:rPr>
          <w:rFonts w:ascii="Times New Roman" w:hAnsi="Times New Roman" w:cs="Times New Roman"/>
          <w:b/>
          <w:bCs/>
          <w:sz w:val="48"/>
          <w:szCs w:val="48"/>
        </w:rPr>
      </w:pPr>
    </w:p>
    <w:p w:rsidR="00E81D63" w:rsidRDefault="00E81D63" w:rsidP="005501AE">
      <w:pPr>
        <w:rPr>
          <w:rFonts w:ascii="Times New Roman" w:hAnsi="Times New Roman" w:cs="Times New Roman"/>
          <w:b/>
          <w:bCs/>
          <w:sz w:val="48"/>
          <w:szCs w:val="48"/>
        </w:rPr>
      </w:pPr>
    </w:p>
    <w:p w:rsidR="00E81D63" w:rsidRDefault="00E81D63" w:rsidP="005501AE">
      <w:pPr>
        <w:rPr>
          <w:rFonts w:ascii="Times New Roman" w:hAnsi="Times New Roman" w:cs="Times New Roman"/>
          <w:b/>
          <w:bCs/>
          <w:sz w:val="48"/>
          <w:szCs w:val="48"/>
        </w:rPr>
      </w:pPr>
    </w:p>
    <w:p w:rsidR="00E81D63" w:rsidRDefault="00E81D63" w:rsidP="005501AE">
      <w:pPr>
        <w:rPr>
          <w:rFonts w:ascii="Times New Roman" w:hAnsi="Times New Roman" w:cs="Times New Roman"/>
          <w:b/>
          <w:bCs/>
          <w:sz w:val="48"/>
          <w:szCs w:val="48"/>
        </w:rPr>
      </w:pPr>
    </w:p>
    <w:p w:rsidR="00E81D63" w:rsidRDefault="00E81D63" w:rsidP="005501AE">
      <w:pPr>
        <w:rPr>
          <w:rFonts w:ascii="Times New Roman" w:hAnsi="Times New Roman" w:cs="Times New Roman"/>
          <w:b/>
          <w:bCs/>
          <w:sz w:val="48"/>
          <w:szCs w:val="48"/>
        </w:rPr>
      </w:pPr>
    </w:p>
    <w:p w:rsidR="00E81D63" w:rsidRDefault="00E81D63" w:rsidP="005501AE">
      <w:pPr>
        <w:rPr>
          <w:rFonts w:ascii="Times New Roman" w:hAnsi="Times New Roman" w:cs="Times New Roman"/>
          <w:b/>
          <w:bCs/>
          <w:sz w:val="48"/>
          <w:szCs w:val="48"/>
        </w:rPr>
      </w:pPr>
    </w:p>
    <w:p w:rsidR="005501AE" w:rsidRDefault="005501AE" w:rsidP="005501AE">
      <w:pPr>
        <w:rPr>
          <w:rFonts w:ascii="Times New Roman" w:hAnsi="Times New Roman" w:cs="Times New Roman"/>
          <w:b/>
          <w:bCs/>
          <w:sz w:val="48"/>
          <w:szCs w:val="48"/>
        </w:rPr>
      </w:pPr>
      <w:r>
        <w:rPr>
          <w:rFonts w:ascii="Times New Roman" w:hAnsi="Times New Roman" w:cs="Times New Roman"/>
          <w:b/>
          <w:bCs/>
          <w:sz w:val="48"/>
          <w:szCs w:val="48"/>
        </w:rPr>
        <w:lastRenderedPageBreak/>
        <w:t>Constructores en una clase.</w:t>
      </w:r>
    </w:p>
    <w:p w:rsidR="005501AE" w:rsidRDefault="005501AE" w:rsidP="005501AE">
      <w:pPr>
        <w:rPr>
          <w:rFonts w:ascii="Times New Roman" w:hAnsi="Times New Roman" w:cs="Times New Roman"/>
          <w:b/>
          <w:bCs/>
          <w:sz w:val="48"/>
          <w:szCs w:val="48"/>
        </w:rPr>
      </w:pPr>
      <w:r>
        <w:rPr>
          <w:noProof/>
        </w:rPr>
        <w:drawing>
          <wp:inline distT="0" distB="0" distL="0" distR="0" wp14:anchorId="7B87F81F" wp14:editId="2A46A8A3">
            <wp:extent cx="7125730" cy="18364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64196" cy="1846333"/>
                    </a:xfrm>
                    <a:prstGeom prst="rect">
                      <a:avLst/>
                    </a:prstGeom>
                  </pic:spPr>
                </pic:pic>
              </a:graphicData>
            </a:graphic>
          </wp:inline>
        </w:drawing>
      </w:r>
    </w:p>
    <w:p w:rsidR="005501AE" w:rsidRDefault="005501AE" w:rsidP="005501AE">
      <w:pPr>
        <w:rPr>
          <w:rFonts w:ascii="Times New Roman" w:hAnsi="Times New Roman" w:cs="Times New Roman"/>
          <w:b/>
          <w:bCs/>
          <w:sz w:val="48"/>
          <w:szCs w:val="48"/>
        </w:rPr>
      </w:pPr>
      <w:r>
        <w:rPr>
          <w:noProof/>
        </w:rPr>
        <w:drawing>
          <wp:inline distT="0" distB="0" distL="0" distR="0" wp14:anchorId="73C033ED" wp14:editId="2F950C93">
            <wp:extent cx="7191375" cy="482737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99840" cy="4833055"/>
                    </a:xfrm>
                    <a:prstGeom prst="rect">
                      <a:avLst/>
                    </a:prstGeom>
                  </pic:spPr>
                </pic:pic>
              </a:graphicData>
            </a:graphic>
          </wp:inline>
        </w:drawing>
      </w:r>
    </w:p>
    <w:p w:rsidR="005501AE" w:rsidRDefault="005501AE" w:rsidP="005501AE">
      <w:pPr>
        <w:pStyle w:val="Prrafodelista"/>
        <w:numPr>
          <w:ilvl w:val="0"/>
          <w:numId w:val="7"/>
        </w:numPr>
        <w:rPr>
          <w:rFonts w:cstheme="minorHAnsi"/>
          <w:sz w:val="32"/>
          <w:szCs w:val="32"/>
        </w:rPr>
      </w:pPr>
      <w:r w:rsidRPr="00216915">
        <w:rPr>
          <w:rFonts w:cstheme="minorHAnsi"/>
          <w:sz w:val="32"/>
          <w:szCs w:val="32"/>
        </w:rPr>
        <w:t>En la clase se pueden crear tantos constructores sean requerido para la necesidad de</w:t>
      </w:r>
      <w:r>
        <w:rPr>
          <w:rFonts w:cstheme="minorHAnsi"/>
          <w:sz w:val="32"/>
          <w:szCs w:val="32"/>
        </w:rPr>
        <w:t xml:space="preserve">l </w:t>
      </w:r>
      <w:r w:rsidRPr="00216915">
        <w:rPr>
          <w:rFonts w:cstheme="minorHAnsi"/>
          <w:sz w:val="32"/>
          <w:szCs w:val="32"/>
        </w:rPr>
        <w:t>programa.</w:t>
      </w:r>
    </w:p>
    <w:p w:rsidR="005501AE" w:rsidRDefault="005501AE" w:rsidP="005501AE">
      <w:pPr>
        <w:rPr>
          <w:rFonts w:cstheme="minorHAnsi"/>
          <w:sz w:val="32"/>
          <w:szCs w:val="32"/>
        </w:rPr>
      </w:pPr>
    </w:p>
    <w:p w:rsidR="005501AE" w:rsidRDefault="005501AE" w:rsidP="005501AE">
      <w:pPr>
        <w:rPr>
          <w:rFonts w:cstheme="minorHAnsi"/>
          <w:sz w:val="32"/>
          <w:szCs w:val="32"/>
        </w:rPr>
      </w:pPr>
    </w:p>
    <w:p w:rsidR="005501AE" w:rsidRPr="00B31923" w:rsidRDefault="005501AE" w:rsidP="005501AE">
      <w:pPr>
        <w:rPr>
          <w:rFonts w:cstheme="minorHAnsi"/>
          <w:sz w:val="32"/>
          <w:szCs w:val="32"/>
        </w:rPr>
      </w:pPr>
    </w:p>
    <w:p w:rsidR="005501AE" w:rsidRDefault="005501AE" w:rsidP="005501AE">
      <w:pPr>
        <w:ind w:left="75"/>
        <w:rPr>
          <w:rFonts w:ascii="Times New Roman" w:hAnsi="Times New Roman" w:cs="Times New Roman"/>
          <w:b/>
          <w:bCs/>
          <w:sz w:val="48"/>
          <w:szCs w:val="48"/>
        </w:rPr>
      </w:pPr>
      <w:r>
        <w:rPr>
          <w:rFonts w:ascii="Times New Roman" w:hAnsi="Times New Roman" w:cs="Times New Roman"/>
          <w:b/>
          <w:bCs/>
          <w:sz w:val="48"/>
          <w:szCs w:val="48"/>
        </w:rPr>
        <w:lastRenderedPageBreak/>
        <w:t>Instanciar una clase.</w:t>
      </w:r>
    </w:p>
    <w:p w:rsidR="005501AE" w:rsidRPr="00201704" w:rsidRDefault="005501AE" w:rsidP="005501AE">
      <w:pPr>
        <w:ind w:left="75"/>
        <w:rPr>
          <w:rFonts w:cstheme="minorHAnsi"/>
          <w:sz w:val="36"/>
          <w:szCs w:val="36"/>
        </w:rPr>
      </w:pPr>
      <w:r w:rsidRPr="00201704">
        <w:rPr>
          <w:rFonts w:cstheme="minorHAnsi"/>
          <w:sz w:val="36"/>
          <w:szCs w:val="36"/>
        </w:rPr>
        <w:t>Se u</w:t>
      </w:r>
      <w:r w:rsidR="002A5715">
        <w:rPr>
          <w:rFonts w:cstheme="minorHAnsi"/>
          <w:sz w:val="36"/>
          <w:szCs w:val="36"/>
        </w:rPr>
        <w:t>s</w:t>
      </w:r>
      <w:r w:rsidRPr="00201704">
        <w:rPr>
          <w:rFonts w:cstheme="minorHAnsi"/>
          <w:sz w:val="36"/>
          <w:szCs w:val="36"/>
        </w:rPr>
        <w:t xml:space="preserve">a la palabra clave </w:t>
      </w:r>
      <w:r w:rsidRPr="00201704">
        <w:rPr>
          <w:rFonts w:cstheme="minorHAnsi"/>
          <w:b/>
          <w:bCs/>
          <w:sz w:val="36"/>
          <w:szCs w:val="36"/>
        </w:rPr>
        <w:t>New</w:t>
      </w:r>
      <w:r>
        <w:rPr>
          <w:rFonts w:cstheme="minorHAnsi"/>
          <w:sz w:val="36"/>
          <w:szCs w:val="36"/>
        </w:rPr>
        <w:t xml:space="preserve"> y el nombre del objeto que quiero Instanciar.</w:t>
      </w:r>
    </w:p>
    <w:p w:rsidR="005501AE" w:rsidRDefault="005501AE" w:rsidP="005501AE">
      <w:pPr>
        <w:ind w:left="75"/>
        <w:rPr>
          <w:rFonts w:ascii="Times New Roman" w:hAnsi="Times New Roman" w:cs="Times New Roman"/>
          <w:b/>
          <w:bCs/>
          <w:sz w:val="48"/>
          <w:szCs w:val="48"/>
        </w:rPr>
      </w:pPr>
      <w:r>
        <w:rPr>
          <w:noProof/>
        </w:rPr>
        <w:drawing>
          <wp:inline distT="0" distB="0" distL="0" distR="0" wp14:anchorId="04103873" wp14:editId="7D524D78">
            <wp:extent cx="6858000" cy="6889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688975"/>
                    </a:xfrm>
                    <a:prstGeom prst="rect">
                      <a:avLst/>
                    </a:prstGeom>
                  </pic:spPr>
                </pic:pic>
              </a:graphicData>
            </a:graphic>
          </wp:inline>
        </w:drawing>
      </w:r>
    </w:p>
    <w:p w:rsidR="005501AE" w:rsidRDefault="005501AE" w:rsidP="005501AE">
      <w:pPr>
        <w:ind w:left="75"/>
        <w:rPr>
          <w:rFonts w:ascii="Times New Roman" w:hAnsi="Times New Roman" w:cs="Times New Roman"/>
          <w:b/>
          <w:bCs/>
          <w:sz w:val="48"/>
          <w:szCs w:val="48"/>
        </w:rPr>
      </w:pPr>
    </w:p>
    <w:p w:rsidR="005501AE" w:rsidRDefault="005501AE" w:rsidP="005501AE">
      <w:pPr>
        <w:ind w:left="75"/>
        <w:rPr>
          <w:rFonts w:ascii="Times New Roman" w:hAnsi="Times New Roman" w:cs="Times New Roman"/>
          <w:b/>
          <w:bCs/>
          <w:sz w:val="48"/>
          <w:szCs w:val="48"/>
        </w:rPr>
      </w:pPr>
      <w:r>
        <w:rPr>
          <w:rFonts w:ascii="Times New Roman" w:hAnsi="Times New Roman" w:cs="Times New Roman"/>
          <w:b/>
          <w:bCs/>
          <w:sz w:val="48"/>
          <w:szCs w:val="48"/>
        </w:rPr>
        <w:t>Asignar clases como tipo de datos.</w:t>
      </w:r>
    </w:p>
    <w:p w:rsidR="005501AE" w:rsidRPr="00BC3551" w:rsidRDefault="005501AE" w:rsidP="005501AE">
      <w:pPr>
        <w:ind w:left="75"/>
        <w:rPr>
          <w:rFonts w:cstheme="minorHAnsi"/>
          <w:sz w:val="36"/>
          <w:szCs w:val="36"/>
        </w:rPr>
      </w:pPr>
      <w:r>
        <w:rPr>
          <w:rFonts w:cstheme="minorHAnsi"/>
          <w:sz w:val="36"/>
          <w:szCs w:val="36"/>
        </w:rPr>
        <w:t xml:space="preserve">En este caso se añade la clase </w:t>
      </w:r>
      <w:r w:rsidRPr="00BC3551">
        <w:rPr>
          <w:rFonts w:cstheme="minorHAnsi"/>
          <w:b/>
          <w:bCs/>
          <w:sz w:val="36"/>
          <w:szCs w:val="36"/>
        </w:rPr>
        <w:t>Curso</w:t>
      </w:r>
      <w:r>
        <w:rPr>
          <w:rFonts w:cstheme="minorHAnsi"/>
          <w:sz w:val="36"/>
          <w:szCs w:val="36"/>
        </w:rPr>
        <w:t xml:space="preserve"> como propiedad que recibe una lista de Cursos.</w:t>
      </w:r>
    </w:p>
    <w:p w:rsidR="005501AE" w:rsidRDefault="005501AE" w:rsidP="005501AE">
      <w:pPr>
        <w:ind w:left="75"/>
        <w:rPr>
          <w:rFonts w:ascii="Times New Roman" w:hAnsi="Times New Roman" w:cs="Times New Roman"/>
          <w:b/>
          <w:bCs/>
          <w:sz w:val="48"/>
          <w:szCs w:val="48"/>
        </w:rPr>
      </w:pPr>
      <w:r>
        <w:rPr>
          <w:noProof/>
        </w:rPr>
        <w:drawing>
          <wp:inline distT="0" distB="0" distL="0" distR="0" wp14:anchorId="5972EF8D" wp14:editId="295CD0E9">
            <wp:extent cx="5124450" cy="7334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4450" cy="733425"/>
                    </a:xfrm>
                    <a:prstGeom prst="rect">
                      <a:avLst/>
                    </a:prstGeom>
                  </pic:spPr>
                </pic:pic>
              </a:graphicData>
            </a:graphic>
          </wp:inline>
        </w:drawing>
      </w:r>
    </w:p>
    <w:p w:rsidR="005501AE" w:rsidRDefault="005501AE" w:rsidP="005501AE">
      <w:pPr>
        <w:ind w:left="75"/>
        <w:rPr>
          <w:rFonts w:ascii="Times New Roman" w:hAnsi="Times New Roman" w:cs="Times New Roman"/>
          <w:b/>
          <w:bCs/>
          <w:sz w:val="48"/>
          <w:szCs w:val="48"/>
        </w:rPr>
      </w:pPr>
      <w:r>
        <w:rPr>
          <w:noProof/>
        </w:rPr>
        <w:drawing>
          <wp:inline distT="0" distB="0" distL="0" distR="0" wp14:anchorId="68C74891" wp14:editId="4037DF48">
            <wp:extent cx="6858000" cy="111950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119505"/>
                    </a:xfrm>
                    <a:prstGeom prst="rect">
                      <a:avLst/>
                    </a:prstGeom>
                  </pic:spPr>
                </pic:pic>
              </a:graphicData>
            </a:graphic>
          </wp:inline>
        </w:drawing>
      </w:r>
    </w:p>
    <w:p w:rsidR="005501AE" w:rsidRDefault="005501AE" w:rsidP="005501AE">
      <w:pPr>
        <w:ind w:left="75"/>
        <w:rPr>
          <w:rFonts w:ascii="Times New Roman" w:hAnsi="Times New Roman" w:cs="Times New Roman"/>
          <w:b/>
          <w:bCs/>
          <w:sz w:val="48"/>
          <w:szCs w:val="48"/>
        </w:rPr>
      </w:pPr>
      <w:r>
        <w:rPr>
          <w:noProof/>
        </w:rPr>
        <w:drawing>
          <wp:inline distT="0" distB="0" distL="0" distR="0" wp14:anchorId="3A7DA99E" wp14:editId="01E0F1C9">
            <wp:extent cx="6324600" cy="75247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4600" cy="752475"/>
                    </a:xfrm>
                    <a:prstGeom prst="rect">
                      <a:avLst/>
                    </a:prstGeom>
                  </pic:spPr>
                </pic:pic>
              </a:graphicData>
            </a:graphic>
          </wp:inline>
        </w:drawing>
      </w:r>
    </w:p>
    <w:p w:rsidR="005501AE" w:rsidRDefault="005501AE" w:rsidP="005501AE">
      <w:pPr>
        <w:ind w:left="75"/>
        <w:rPr>
          <w:rFonts w:ascii="Times New Roman" w:hAnsi="Times New Roman" w:cs="Times New Roman"/>
          <w:b/>
          <w:bCs/>
          <w:sz w:val="48"/>
          <w:szCs w:val="48"/>
        </w:rPr>
      </w:pPr>
      <w:r>
        <w:rPr>
          <w:rFonts w:ascii="Times New Roman" w:hAnsi="Times New Roman" w:cs="Times New Roman"/>
          <w:b/>
          <w:bCs/>
          <w:sz w:val="48"/>
          <w:szCs w:val="48"/>
        </w:rPr>
        <w:t xml:space="preserve">Formas de sobrescribir los métodos hacia los objetos de una clase. </w:t>
      </w:r>
    </w:p>
    <w:p w:rsidR="005501AE" w:rsidRPr="00EB5549" w:rsidRDefault="005501AE" w:rsidP="005501AE">
      <w:pPr>
        <w:ind w:left="75"/>
        <w:rPr>
          <w:rFonts w:cstheme="minorHAnsi"/>
          <w:sz w:val="32"/>
          <w:szCs w:val="32"/>
        </w:rPr>
      </w:pPr>
      <w:r w:rsidRPr="00EB5549">
        <w:rPr>
          <w:rFonts w:cstheme="minorHAnsi"/>
          <w:sz w:val="32"/>
          <w:szCs w:val="32"/>
        </w:rPr>
        <w:t>En este caso se sobrescribió el método .ToString()</w:t>
      </w:r>
      <w:r>
        <w:rPr>
          <w:rFonts w:cstheme="minorHAnsi"/>
          <w:sz w:val="32"/>
          <w:szCs w:val="32"/>
        </w:rPr>
        <w:t>. Esto se incluye dentro de la clase.</w:t>
      </w:r>
    </w:p>
    <w:p w:rsidR="005501AE" w:rsidRPr="00EB5549" w:rsidRDefault="005501AE" w:rsidP="005501AE">
      <w:pPr>
        <w:ind w:left="75"/>
        <w:rPr>
          <w:rFonts w:cstheme="minorHAnsi"/>
          <w:b/>
          <w:bCs/>
          <w:sz w:val="32"/>
          <w:szCs w:val="32"/>
        </w:rPr>
      </w:pPr>
      <w:r>
        <w:rPr>
          <w:noProof/>
        </w:rPr>
        <w:drawing>
          <wp:inline distT="0" distB="0" distL="0" distR="0" wp14:anchorId="2DA86843" wp14:editId="30B4ADAE">
            <wp:extent cx="6858000" cy="868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868680"/>
                    </a:xfrm>
                    <a:prstGeom prst="rect">
                      <a:avLst/>
                    </a:prstGeom>
                  </pic:spPr>
                </pic:pic>
              </a:graphicData>
            </a:graphic>
          </wp:inline>
        </w:drawing>
      </w:r>
    </w:p>
    <w:p w:rsidR="005501AE" w:rsidRPr="00FA6828" w:rsidRDefault="005501AE" w:rsidP="005501AE">
      <w:pPr>
        <w:rPr>
          <w:rFonts w:ascii="Times New Roman" w:hAnsi="Times New Roman" w:cs="Times New Roman"/>
          <w:b/>
          <w:bCs/>
          <w:sz w:val="48"/>
          <w:szCs w:val="48"/>
        </w:rPr>
      </w:pPr>
      <w:r w:rsidRPr="00FA6828">
        <w:rPr>
          <w:rFonts w:ascii="Times New Roman" w:hAnsi="Times New Roman" w:cs="Times New Roman"/>
          <w:b/>
          <w:bCs/>
          <w:sz w:val="48"/>
          <w:szCs w:val="48"/>
        </w:rPr>
        <w:lastRenderedPageBreak/>
        <w:t>Generar un método automáticamente.</w:t>
      </w:r>
    </w:p>
    <w:p w:rsidR="005501AE" w:rsidRDefault="005501AE" w:rsidP="005501AE"/>
    <w:p w:rsidR="005501AE" w:rsidRDefault="005501AE" w:rsidP="005501AE">
      <w:pPr>
        <w:pStyle w:val="Prrafodelista"/>
        <w:numPr>
          <w:ilvl w:val="0"/>
          <w:numId w:val="2"/>
        </w:numPr>
      </w:pPr>
      <w:r>
        <w:t>Creo la sentencia :</w:t>
      </w:r>
    </w:p>
    <w:p w:rsidR="005501AE" w:rsidRDefault="005501AE" w:rsidP="005501AE">
      <w:r>
        <w:t xml:space="preserve">  </w:t>
      </w:r>
      <w:r>
        <w:tab/>
      </w:r>
      <w:r>
        <w:tab/>
        <w:t xml:space="preserve">  ImprimirCursosEscuela();</w:t>
      </w:r>
    </w:p>
    <w:p w:rsidR="005501AE" w:rsidRDefault="005501AE" w:rsidP="005501AE">
      <w:pPr>
        <w:pStyle w:val="Prrafodelista"/>
        <w:numPr>
          <w:ilvl w:val="0"/>
          <w:numId w:val="2"/>
        </w:numPr>
      </w:pPr>
      <w:r>
        <w:t xml:space="preserve">Luego poniendo el cursor sobre la sentencia oprimo: </w:t>
      </w:r>
    </w:p>
    <w:p w:rsidR="005501AE" w:rsidRDefault="005501AE" w:rsidP="005501AE">
      <w:pPr>
        <w:pStyle w:val="Prrafodelista"/>
        <w:numPr>
          <w:ilvl w:val="1"/>
          <w:numId w:val="2"/>
        </w:numPr>
      </w:pPr>
      <w:r>
        <w:t>CONTROL + (TECLA PUNTO)</w:t>
      </w:r>
    </w:p>
    <w:p w:rsidR="005501AE" w:rsidRDefault="005501AE" w:rsidP="005501AE">
      <w:r>
        <w:rPr>
          <w:noProof/>
        </w:rPr>
        <w:drawing>
          <wp:inline distT="0" distB="0" distL="0" distR="0" wp14:anchorId="1E77C6CD" wp14:editId="74127119">
            <wp:extent cx="5612130" cy="126111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261110"/>
                    </a:xfrm>
                    <a:prstGeom prst="rect">
                      <a:avLst/>
                    </a:prstGeom>
                  </pic:spPr>
                </pic:pic>
              </a:graphicData>
            </a:graphic>
          </wp:inline>
        </w:drawing>
      </w:r>
    </w:p>
    <w:p w:rsidR="005501AE" w:rsidRDefault="005501AE" w:rsidP="005501AE">
      <w:pPr>
        <w:pStyle w:val="Prrafodelista"/>
        <w:numPr>
          <w:ilvl w:val="0"/>
          <w:numId w:val="2"/>
        </w:numPr>
      </w:pPr>
      <w:r>
        <w:t>Le doy como se muestra en la captura y listo.</w:t>
      </w:r>
    </w:p>
    <w:p w:rsidR="005501AE" w:rsidRDefault="005501AE" w:rsidP="005501AE">
      <w:pPr>
        <w:pStyle w:val="Prrafodelista"/>
      </w:pPr>
    </w:p>
    <w:p w:rsidR="005501AE" w:rsidRDefault="005501AE" w:rsidP="005501AE">
      <w:pPr>
        <w:pStyle w:val="Prrafodelista"/>
      </w:pPr>
    </w:p>
    <w:p w:rsidR="005501AE" w:rsidRPr="00FA6828" w:rsidRDefault="005501AE" w:rsidP="005501AE">
      <w:pPr>
        <w:rPr>
          <w:rFonts w:ascii="Times New Roman" w:hAnsi="Times New Roman" w:cs="Times New Roman"/>
          <w:b/>
          <w:bCs/>
          <w:sz w:val="48"/>
          <w:szCs w:val="48"/>
        </w:rPr>
      </w:pPr>
      <w:r w:rsidRPr="00FA6828">
        <w:rPr>
          <w:rFonts w:ascii="Times New Roman" w:hAnsi="Times New Roman" w:cs="Times New Roman"/>
          <w:b/>
          <w:bCs/>
          <w:sz w:val="48"/>
          <w:szCs w:val="48"/>
        </w:rPr>
        <w:t>Seleccionar varias líneas</w:t>
      </w:r>
      <w:r>
        <w:rPr>
          <w:rFonts w:ascii="Times New Roman" w:hAnsi="Times New Roman" w:cs="Times New Roman"/>
          <w:b/>
          <w:bCs/>
          <w:sz w:val="48"/>
          <w:szCs w:val="48"/>
        </w:rPr>
        <w:t xml:space="preserve"> </w:t>
      </w:r>
      <w:r w:rsidR="00194FD9">
        <w:rPr>
          <w:rFonts w:ascii="Times New Roman" w:hAnsi="Times New Roman" w:cs="Times New Roman"/>
          <w:b/>
          <w:bCs/>
          <w:sz w:val="48"/>
          <w:szCs w:val="48"/>
        </w:rPr>
        <w:t xml:space="preserve">seguidas </w:t>
      </w:r>
      <w:r>
        <w:rPr>
          <w:rFonts w:ascii="Times New Roman" w:hAnsi="Times New Roman" w:cs="Times New Roman"/>
          <w:b/>
          <w:bCs/>
          <w:sz w:val="48"/>
          <w:szCs w:val="48"/>
        </w:rPr>
        <w:t>Visual Code</w:t>
      </w:r>
      <w:r w:rsidRPr="00FA6828">
        <w:rPr>
          <w:rFonts w:ascii="Times New Roman" w:hAnsi="Times New Roman" w:cs="Times New Roman"/>
          <w:b/>
          <w:bCs/>
          <w:sz w:val="48"/>
          <w:szCs w:val="48"/>
        </w:rPr>
        <w:t>.</w:t>
      </w:r>
    </w:p>
    <w:p w:rsidR="005501AE" w:rsidRDefault="005501AE" w:rsidP="005501AE">
      <w:pPr>
        <w:rPr>
          <w:rFonts w:ascii="Arial" w:hAnsi="Arial" w:cs="Arial"/>
          <w:sz w:val="36"/>
          <w:szCs w:val="36"/>
        </w:rPr>
      </w:pPr>
      <w:r>
        <w:rPr>
          <w:rFonts w:ascii="AR JULIAN" w:hAnsi="AR JULIAN"/>
          <w:sz w:val="36"/>
          <w:szCs w:val="36"/>
        </w:rPr>
        <w:tab/>
      </w:r>
      <w:r>
        <w:rPr>
          <w:rFonts w:ascii="AR JULIAN" w:hAnsi="AR JULIAN"/>
          <w:sz w:val="36"/>
          <w:szCs w:val="36"/>
        </w:rPr>
        <w:tab/>
      </w:r>
      <w:r>
        <w:rPr>
          <w:rFonts w:ascii="AR JULIAN" w:hAnsi="AR JULIAN"/>
          <w:sz w:val="36"/>
          <w:szCs w:val="36"/>
        </w:rPr>
        <w:tab/>
      </w:r>
      <w:r>
        <w:rPr>
          <w:rFonts w:ascii="AR JULIAN" w:hAnsi="AR JULIAN"/>
          <w:sz w:val="36"/>
          <w:szCs w:val="36"/>
        </w:rPr>
        <w:tab/>
      </w:r>
      <w:r w:rsidRPr="00B01612">
        <w:rPr>
          <w:rFonts w:ascii="Arial" w:hAnsi="Arial" w:cs="Arial"/>
          <w:sz w:val="36"/>
          <w:szCs w:val="36"/>
        </w:rPr>
        <w:t xml:space="preserve">ALT + </w:t>
      </w:r>
      <w:r w:rsidR="00127D1D" w:rsidRPr="00B01612">
        <w:rPr>
          <w:rFonts w:ascii="Arial" w:hAnsi="Arial" w:cs="Arial"/>
          <w:sz w:val="36"/>
          <w:szCs w:val="36"/>
        </w:rPr>
        <w:t>CONTROL</w:t>
      </w:r>
      <w:r w:rsidR="00B01612">
        <w:rPr>
          <w:rFonts w:ascii="Arial" w:hAnsi="Arial" w:cs="Arial"/>
          <w:sz w:val="36"/>
          <w:szCs w:val="36"/>
        </w:rPr>
        <w:t>+ ↑/↓</w:t>
      </w:r>
    </w:p>
    <w:p w:rsidR="00194FD9" w:rsidRPr="00FA6828" w:rsidRDefault="00194FD9" w:rsidP="00194FD9">
      <w:pPr>
        <w:rPr>
          <w:rFonts w:ascii="Times New Roman" w:hAnsi="Times New Roman" w:cs="Times New Roman"/>
          <w:b/>
          <w:bCs/>
          <w:sz w:val="48"/>
          <w:szCs w:val="48"/>
        </w:rPr>
      </w:pPr>
      <w:r w:rsidRPr="00FA6828">
        <w:rPr>
          <w:rFonts w:ascii="Times New Roman" w:hAnsi="Times New Roman" w:cs="Times New Roman"/>
          <w:b/>
          <w:bCs/>
          <w:sz w:val="48"/>
          <w:szCs w:val="48"/>
        </w:rPr>
        <w:t>Seleccionar varias líneas</w:t>
      </w:r>
      <w:r>
        <w:rPr>
          <w:rFonts w:ascii="Times New Roman" w:hAnsi="Times New Roman" w:cs="Times New Roman"/>
          <w:b/>
          <w:bCs/>
          <w:sz w:val="48"/>
          <w:szCs w:val="48"/>
        </w:rPr>
        <w:t xml:space="preserve"> </w:t>
      </w:r>
      <w:r>
        <w:rPr>
          <w:rFonts w:ascii="Times New Roman" w:hAnsi="Times New Roman" w:cs="Times New Roman"/>
          <w:b/>
          <w:bCs/>
          <w:sz w:val="48"/>
          <w:szCs w:val="48"/>
        </w:rPr>
        <w:t>clickeando</w:t>
      </w:r>
      <w:r>
        <w:rPr>
          <w:rFonts w:ascii="Times New Roman" w:hAnsi="Times New Roman" w:cs="Times New Roman"/>
          <w:b/>
          <w:bCs/>
          <w:sz w:val="48"/>
          <w:szCs w:val="48"/>
        </w:rPr>
        <w:t xml:space="preserve"> Visual Code</w:t>
      </w:r>
      <w:r w:rsidRPr="00FA6828">
        <w:rPr>
          <w:rFonts w:ascii="Times New Roman" w:hAnsi="Times New Roman" w:cs="Times New Roman"/>
          <w:b/>
          <w:bCs/>
          <w:sz w:val="48"/>
          <w:szCs w:val="48"/>
        </w:rPr>
        <w:t>.</w:t>
      </w:r>
    </w:p>
    <w:p w:rsidR="005501AE" w:rsidRPr="00194FD9" w:rsidRDefault="00194FD9" w:rsidP="00194FD9">
      <w:pPr>
        <w:rPr>
          <w:rFonts w:ascii="Arial" w:hAnsi="Arial" w:cs="Arial"/>
          <w:sz w:val="36"/>
          <w:szCs w:val="36"/>
        </w:rPr>
      </w:pPr>
      <w:r>
        <w:rPr>
          <w:rFonts w:ascii="AR JULIAN" w:hAnsi="AR JULIAN"/>
          <w:sz w:val="36"/>
          <w:szCs w:val="36"/>
        </w:rPr>
        <w:tab/>
      </w:r>
      <w:r>
        <w:rPr>
          <w:rFonts w:ascii="AR JULIAN" w:hAnsi="AR JULIAN"/>
          <w:sz w:val="36"/>
          <w:szCs w:val="36"/>
        </w:rPr>
        <w:tab/>
      </w:r>
      <w:r>
        <w:rPr>
          <w:rFonts w:ascii="AR JULIAN" w:hAnsi="AR JULIAN"/>
          <w:sz w:val="36"/>
          <w:szCs w:val="36"/>
        </w:rPr>
        <w:tab/>
      </w:r>
      <w:r>
        <w:rPr>
          <w:rFonts w:ascii="AR JULIAN" w:hAnsi="AR JULIAN"/>
          <w:sz w:val="36"/>
          <w:szCs w:val="36"/>
        </w:rPr>
        <w:tab/>
      </w:r>
      <w:r w:rsidRPr="00B01612">
        <w:rPr>
          <w:rFonts w:ascii="Arial" w:hAnsi="Arial" w:cs="Arial"/>
          <w:sz w:val="36"/>
          <w:szCs w:val="36"/>
        </w:rPr>
        <w:t xml:space="preserve">ALT + </w:t>
      </w:r>
      <w:r>
        <w:rPr>
          <w:rFonts w:ascii="Arial" w:hAnsi="Arial" w:cs="Arial"/>
          <w:sz w:val="36"/>
          <w:szCs w:val="36"/>
        </w:rPr>
        <w:t>CLICK (en la línea)</w:t>
      </w:r>
    </w:p>
    <w:p w:rsidR="005501AE" w:rsidRPr="00B01612"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B01612">
        <w:rPr>
          <w:rFonts w:ascii="Times New Roman" w:eastAsia="Times New Roman" w:hAnsi="Times New Roman" w:cs="Times New Roman"/>
          <w:b/>
          <w:bCs/>
          <w:kern w:val="36"/>
          <w:sz w:val="48"/>
          <w:szCs w:val="48"/>
          <w:lang w:eastAsia="es-CO"/>
        </w:rPr>
        <w:t>Formatear Código Visual Code.</w:t>
      </w:r>
      <w:r w:rsidR="000602B3" w:rsidRPr="00B01612">
        <w:rPr>
          <w:rFonts w:ascii="Times New Roman" w:eastAsia="Times New Roman" w:hAnsi="Times New Roman" w:cs="Times New Roman"/>
          <w:b/>
          <w:bCs/>
          <w:kern w:val="36"/>
          <w:sz w:val="48"/>
          <w:szCs w:val="48"/>
          <w:lang w:eastAsia="es-CO"/>
        </w:rPr>
        <w:t xml:space="preserve"> </w:t>
      </w:r>
    </w:p>
    <w:p w:rsidR="000602B3" w:rsidRPr="00554A12" w:rsidRDefault="005501AE" w:rsidP="00554A12">
      <w:pPr>
        <w:spacing w:before="100" w:beforeAutospacing="1" w:after="100" w:afterAutospacing="1" w:line="240" w:lineRule="auto"/>
        <w:ind w:left="2124"/>
        <w:outlineLvl w:val="0"/>
        <w:rPr>
          <w:rFonts w:ascii="Arial" w:eastAsia="Times New Roman" w:hAnsi="Arial" w:cs="Arial"/>
          <w:kern w:val="36"/>
          <w:sz w:val="36"/>
          <w:szCs w:val="36"/>
          <w:lang w:eastAsia="es-CO"/>
        </w:rPr>
      </w:pPr>
      <w:r w:rsidRPr="00B01612">
        <w:rPr>
          <w:rFonts w:ascii="Times New Roman" w:eastAsia="Times New Roman" w:hAnsi="Times New Roman" w:cs="Times New Roman"/>
          <w:b/>
          <w:bCs/>
          <w:kern w:val="36"/>
          <w:sz w:val="48"/>
          <w:szCs w:val="48"/>
          <w:lang w:eastAsia="es-CO"/>
        </w:rPr>
        <w:t xml:space="preserve">   </w:t>
      </w:r>
      <w:r w:rsidRPr="00B01612">
        <w:rPr>
          <w:rFonts w:ascii="Arial" w:eastAsia="Times New Roman" w:hAnsi="Arial" w:cs="Arial"/>
          <w:kern w:val="36"/>
          <w:sz w:val="36"/>
          <w:szCs w:val="36"/>
          <w:lang w:eastAsia="es-CO"/>
        </w:rPr>
        <w:t>SHIFT + ALF + F</w:t>
      </w:r>
      <w:bookmarkStart w:id="0" w:name="_GoBack"/>
      <w:bookmarkEnd w:id="0"/>
    </w:p>
    <w:p w:rsidR="005501AE" w:rsidRPr="000602B3" w:rsidRDefault="000602B3"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0602B3">
        <w:rPr>
          <w:rFonts w:ascii="Times New Roman" w:eastAsia="Times New Roman" w:hAnsi="Times New Roman" w:cs="Times New Roman"/>
          <w:b/>
          <w:bCs/>
          <w:kern w:val="36"/>
          <w:sz w:val="48"/>
          <w:szCs w:val="48"/>
          <w:lang w:eastAsia="es-CO"/>
        </w:rPr>
        <w:t>B</w:t>
      </w:r>
      <w:r>
        <w:rPr>
          <w:rFonts w:ascii="Times New Roman" w:eastAsia="Times New Roman" w:hAnsi="Times New Roman" w:cs="Times New Roman"/>
          <w:b/>
          <w:bCs/>
          <w:kern w:val="36"/>
          <w:sz w:val="48"/>
          <w:szCs w:val="48"/>
          <w:lang w:eastAsia="es-CO"/>
        </w:rPr>
        <w:t>uscar archivo en Visual Code.</w:t>
      </w:r>
    </w:p>
    <w:p w:rsidR="005501AE" w:rsidRDefault="000602B3" w:rsidP="005501AE">
      <w:pPr>
        <w:spacing w:before="100" w:beforeAutospacing="1" w:after="100" w:afterAutospacing="1" w:line="240" w:lineRule="auto"/>
        <w:outlineLvl w:val="0"/>
        <w:rPr>
          <w:rFonts w:ascii="Arial" w:eastAsia="Times New Roman" w:hAnsi="Arial" w:cs="Arial"/>
          <w:kern w:val="36"/>
          <w:sz w:val="36"/>
          <w:szCs w:val="36"/>
          <w:lang w:val="en-US" w:eastAsia="es-CO"/>
        </w:rPr>
      </w:pPr>
      <w:r>
        <w:rPr>
          <w:rFonts w:ascii="Times New Roman" w:eastAsia="Times New Roman" w:hAnsi="Times New Roman" w:cs="Times New Roman"/>
          <w:b/>
          <w:bCs/>
          <w:kern w:val="36"/>
          <w:sz w:val="48"/>
          <w:szCs w:val="48"/>
          <w:lang w:eastAsia="es-CO"/>
        </w:rPr>
        <w:tab/>
      </w:r>
      <w:r>
        <w:rPr>
          <w:rFonts w:ascii="Times New Roman" w:eastAsia="Times New Roman" w:hAnsi="Times New Roman" w:cs="Times New Roman"/>
          <w:b/>
          <w:bCs/>
          <w:kern w:val="36"/>
          <w:sz w:val="48"/>
          <w:szCs w:val="48"/>
          <w:lang w:eastAsia="es-CO"/>
        </w:rPr>
        <w:tab/>
      </w:r>
      <w:r>
        <w:rPr>
          <w:rFonts w:ascii="Times New Roman" w:eastAsia="Times New Roman" w:hAnsi="Times New Roman" w:cs="Times New Roman"/>
          <w:b/>
          <w:bCs/>
          <w:kern w:val="36"/>
          <w:sz w:val="48"/>
          <w:szCs w:val="48"/>
          <w:lang w:eastAsia="es-CO"/>
        </w:rPr>
        <w:tab/>
      </w:r>
      <w:r>
        <w:rPr>
          <w:rFonts w:ascii="Arial" w:eastAsia="Times New Roman" w:hAnsi="Arial" w:cs="Arial"/>
          <w:kern w:val="36"/>
          <w:sz w:val="36"/>
          <w:szCs w:val="36"/>
          <w:lang w:val="en-US" w:eastAsia="es-CO"/>
        </w:rPr>
        <w:t>CONTROL</w:t>
      </w:r>
      <w:r w:rsidRPr="00D75C49">
        <w:rPr>
          <w:rFonts w:ascii="Arial" w:eastAsia="Times New Roman" w:hAnsi="Arial" w:cs="Arial"/>
          <w:kern w:val="36"/>
          <w:sz w:val="36"/>
          <w:szCs w:val="36"/>
          <w:lang w:val="en-US" w:eastAsia="es-CO"/>
        </w:rPr>
        <w:t xml:space="preserve"> + </w:t>
      </w:r>
      <w:r>
        <w:rPr>
          <w:rFonts w:ascii="Arial" w:eastAsia="Times New Roman" w:hAnsi="Arial" w:cs="Arial"/>
          <w:kern w:val="36"/>
          <w:sz w:val="36"/>
          <w:szCs w:val="36"/>
          <w:lang w:val="en-US" w:eastAsia="es-CO"/>
        </w:rPr>
        <w:t>P</w:t>
      </w:r>
    </w:p>
    <w:p w:rsidR="00915EDB" w:rsidRPr="000602B3" w:rsidRDefault="00915EDB" w:rsidP="00915ED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t xml:space="preserve">Abrir archivos pantalla dividida </w:t>
      </w:r>
      <w:r>
        <w:rPr>
          <w:rFonts w:ascii="Times New Roman" w:eastAsia="Times New Roman" w:hAnsi="Times New Roman" w:cs="Times New Roman"/>
          <w:b/>
          <w:bCs/>
          <w:kern w:val="36"/>
          <w:sz w:val="48"/>
          <w:szCs w:val="48"/>
          <w:lang w:eastAsia="es-CO"/>
        </w:rPr>
        <w:t>en Visual Code.</w:t>
      </w:r>
    </w:p>
    <w:p w:rsidR="00915EDB" w:rsidRPr="00194FD9" w:rsidRDefault="00915EDB" w:rsidP="00915EDB">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r>
        <w:rPr>
          <w:rFonts w:ascii="Times New Roman" w:eastAsia="Times New Roman" w:hAnsi="Times New Roman" w:cs="Times New Roman"/>
          <w:b/>
          <w:bCs/>
          <w:kern w:val="36"/>
          <w:sz w:val="48"/>
          <w:szCs w:val="48"/>
          <w:lang w:eastAsia="es-CO"/>
        </w:rPr>
        <w:tab/>
      </w:r>
      <w:r>
        <w:rPr>
          <w:rFonts w:ascii="Times New Roman" w:eastAsia="Times New Roman" w:hAnsi="Times New Roman" w:cs="Times New Roman"/>
          <w:b/>
          <w:bCs/>
          <w:kern w:val="36"/>
          <w:sz w:val="48"/>
          <w:szCs w:val="48"/>
          <w:lang w:eastAsia="es-CO"/>
        </w:rPr>
        <w:tab/>
      </w:r>
      <w:r>
        <w:rPr>
          <w:rFonts w:ascii="Times New Roman" w:eastAsia="Times New Roman" w:hAnsi="Times New Roman" w:cs="Times New Roman"/>
          <w:b/>
          <w:bCs/>
          <w:kern w:val="36"/>
          <w:sz w:val="48"/>
          <w:szCs w:val="48"/>
          <w:lang w:eastAsia="es-CO"/>
        </w:rPr>
        <w:tab/>
      </w:r>
      <w:r w:rsidRPr="00194FD9">
        <w:rPr>
          <w:rFonts w:ascii="Arial" w:hAnsi="Arial" w:cs="Arial"/>
          <w:sz w:val="36"/>
          <w:szCs w:val="36"/>
          <w:lang w:val="en-US"/>
        </w:rPr>
        <w:t xml:space="preserve">ALT + CONTROL+ </w:t>
      </w:r>
      <w:r w:rsidRPr="00194FD9">
        <w:rPr>
          <w:rFonts w:ascii="Arial" w:hAnsi="Arial" w:cs="Arial"/>
          <w:sz w:val="36"/>
          <w:szCs w:val="36"/>
          <w:lang w:val="en-US"/>
        </w:rPr>
        <w:t>↔ (left or right)</w:t>
      </w:r>
    </w:p>
    <w:p w:rsidR="00915EDB" w:rsidRPr="00194FD9" w:rsidRDefault="00915EDB"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p>
    <w:p w:rsidR="005501AE" w:rsidRPr="00194FD9"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p>
    <w:p w:rsidR="005501AE" w:rsidRPr="00194FD9"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p>
    <w:p w:rsidR="005501AE" w:rsidRPr="00194FD9"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es-CO"/>
        </w:rPr>
      </w:pPr>
      <w:r w:rsidRPr="00194FD9">
        <w:rPr>
          <w:rFonts w:ascii="Times New Roman" w:eastAsia="Times New Roman" w:hAnsi="Times New Roman" w:cs="Times New Roman"/>
          <w:b/>
          <w:bCs/>
          <w:kern w:val="36"/>
          <w:sz w:val="48"/>
          <w:szCs w:val="48"/>
          <w:lang w:val="en-US" w:eastAsia="es-CO"/>
        </w:rPr>
        <w:t>Crear Enumeraciones</w:t>
      </w:r>
    </w:p>
    <w:p w:rsidR="005501AE" w:rsidRPr="008B29C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0289C8FE" wp14:editId="7AF063F4">
            <wp:extent cx="5276850" cy="26003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6850" cy="260032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t>Asignar Enumeración como Tipo de Dato en una propiedad de un clase.</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733783DF" wp14:editId="33CAF913">
            <wp:extent cx="4743450" cy="26765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3450" cy="267652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t>Creación de Métodos.</w:t>
      </w:r>
    </w:p>
    <w:p w:rsidR="005501AE" w:rsidRDefault="005501AE" w:rsidP="005501AE">
      <w:pPr>
        <w:spacing w:before="100" w:beforeAutospacing="1" w:after="100" w:afterAutospacing="1" w:line="240" w:lineRule="auto"/>
        <w:outlineLvl w:val="0"/>
        <w:rPr>
          <w:rFonts w:eastAsia="Times New Roman" w:cstheme="minorHAnsi"/>
          <w:b/>
          <w:bCs/>
          <w:kern w:val="36"/>
          <w:sz w:val="32"/>
          <w:szCs w:val="32"/>
          <w:lang w:eastAsia="es-CO"/>
        </w:rPr>
      </w:pPr>
      <w:r>
        <w:rPr>
          <w:rFonts w:eastAsia="Times New Roman" w:cstheme="minorHAnsi"/>
          <w:kern w:val="36"/>
          <w:sz w:val="32"/>
          <w:szCs w:val="32"/>
          <w:lang w:eastAsia="es-CO"/>
        </w:rPr>
        <w:t xml:space="preserve">Se utiliza la palabra clave </w:t>
      </w:r>
      <w:r w:rsidRPr="003B5E48">
        <w:rPr>
          <w:rFonts w:eastAsia="Times New Roman" w:cstheme="minorHAnsi"/>
          <w:b/>
          <w:bCs/>
          <w:kern w:val="36"/>
          <w:sz w:val="32"/>
          <w:szCs w:val="32"/>
          <w:lang w:eastAsia="es-CO"/>
        </w:rPr>
        <w:t>void</w:t>
      </w:r>
      <w:r>
        <w:rPr>
          <w:rFonts w:eastAsia="Times New Roman" w:cstheme="minorHAnsi"/>
          <w:b/>
          <w:bCs/>
          <w:kern w:val="36"/>
          <w:sz w:val="32"/>
          <w:szCs w:val="32"/>
          <w:lang w:eastAsia="es-CO"/>
        </w:rPr>
        <w:t>.</w:t>
      </w:r>
    </w:p>
    <w:p w:rsidR="005501AE" w:rsidRPr="003B5E48" w:rsidRDefault="005501AE" w:rsidP="005501AE">
      <w:pPr>
        <w:spacing w:before="100" w:beforeAutospacing="1" w:after="100" w:afterAutospacing="1" w:line="240" w:lineRule="auto"/>
        <w:outlineLvl w:val="0"/>
        <w:rPr>
          <w:rFonts w:ascii="Times New Roman" w:eastAsia="Times New Roman" w:hAnsi="Times New Roman" w:cs="Times New Roman"/>
          <w:kern w:val="36"/>
          <w:sz w:val="48"/>
          <w:szCs w:val="48"/>
          <w:lang w:eastAsia="es-CO"/>
        </w:rPr>
      </w:pPr>
      <w:r>
        <w:rPr>
          <w:rFonts w:eastAsia="Times New Roman" w:cstheme="minorHAnsi"/>
          <w:b/>
          <w:bCs/>
          <w:kern w:val="36"/>
          <w:sz w:val="32"/>
          <w:szCs w:val="32"/>
          <w:lang w:eastAsia="es-CO"/>
        </w:rPr>
        <w:t>Ejem. 1</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0CC21982" wp14:editId="0D594E45">
            <wp:extent cx="6858000" cy="18942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89420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361C6FD4" wp14:editId="7BFAEBC8">
            <wp:extent cx="6819900" cy="14382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19900" cy="143827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eastAsia="Times New Roman" w:cstheme="minorHAnsi"/>
          <w:b/>
          <w:bCs/>
          <w:kern w:val="36"/>
          <w:sz w:val="32"/>
          <w:szCs w:val="32"/>
          <w:lang w:eastAsia="es-CO"/>
        </w:rPr>
        <w:t>Ejem. 2</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64345AB4" wp14:editId="47889FC1">
            <wp:extent cx="6819900" cy="14382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19900" cy="1438275"/>
                    </a:xfrm>
                    <a:prstGeom prst="rect">
                      <a:avLst/>
                    </a:prstGeom>
                  </pic:spPr>
                </pic:pic>
              </a:graphicData>
            </a:graphic>
          </wp:inline>
        </w:drawing>
      </w:r>
    </w:p>
    <w:p w:rsidR="005501AE" w:rsidRDefault="005501AE" w:rsidP="005501AE">
      <w:pPr>
        <w:spacing w:before="100" w:beforeAutospacing="1" w:after="100" w:afterAutospacing="1" w:line="240" w:lineRule="auto"/>
        <w:jc w:val="center"/>
        <w:outlineLvl w:val="0"/>
        <w:rPr>
          <w:rFonts w:ascii="Times New Roman" w:eastAsia="Times New Roman" w:hAnsi="Times New Roman" w:cs="Times New Roman"/>
          <w:b/>
          <w:bCs/>
          <w:kern w:val="36"/>
          <w:sz w:val="48"/>
          <w:szCs w:val="48"/>
          <w:u w:val="single"/>
          <w:lang w:eastAsia="es-CO"/>
        </w:rPr>
      </w:pPr>
    </w:p>
    <w:p w:rsidR="005501AE" w:rsidRPr="00C4106C" w:rsidRDefault="005501AE" w:rsidP="005501AE">
      <w:pPr>
        <w:spacing w:before="100" w:beforeAutospacing="1" w:after="100" w:afterAutospacing="1" w:line="240" w:lineRule="auto"/>
        <w:jc w:val="center"/>
        <w:outlineLvl w:val="0"/>
        <w:rPr>
          <w:rFonts w:ascii="Times New Roman" w:eastAsia="Times New Roman" w:hAnsi="Times New Roman" w:cs="Times New Roman"/>
          <w:b/>
          <w:bCs/>
          <w:kern w:val="36"/>
          <w:sz w:val="48"/>
          <w:szCs w:val="48"/>
          <w:u w:val="single"/>
          <w:lang w:eastAsia="es-CO"/>
        </w:rPr>
      </w:pPr>
      <w:r>
        <w:rPr>
          <w:noProof/>
        </w:rPr>
        <w:lastRenderedPageBreak/>
        <w:drawing>
          <wp:inline distT="0" distB="0" distL="0" distR="0" wp14:anchorId="5F658C53" wp14:editId="55C5247E">
            <wp:extent cx="3400425" cy="523875"/>
            <wp:effectExtent l="0" t="0" r="952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425" cy="523875"/>
                    </a:xfrm>
                    <a:prstGeom prst="rect">
                      <a:avLst/>
                    </a:prstGeom>
                  </pic:spPr>
                </pic:pic>
              </a:graphicData>
            </a:graphic>
          </wp:inline>
        </w:drawing>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Default="005501AE" w:rsidP="000415D7">
      <w:pPr>
        <w:spacing w:before="100" w:beforeAutospacing="1" w:after="100" w:afterAutospacing="1" w:line="240" w:lineRule="auto"/>
        <w:ind w:left="2832" w:hanging="2832"/>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t>Creación de Funciones.</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3B5E48">
        <w:rPr>
          <w:rFonts w:eastAsia="Times New Roman" w:cstheme="minorHAnsi"/>
          <w:kern w:val="36"/>
          <w:sz w:val="32"/>
          <w:szCs w:val="32"/>
          <w:lang w:eastAsia="es-CO"/>
        </w:rPr>
        <w:t>En este caso tiene que retornar un booleano</w:t>
      </w:r>
      <w:r>
        <w:rPr>
          <w:rFonts w:ascii="Times New Roman" w:eastAsia="Times New Roman" w:hAnsi="Times New Roman" w:cs="Times New Roman"/>
          <w:b/>
          <w:bCs/>
          <w:kern w:val="36"/>
          <w:sz w:val="48"/>
          <w:szCs w:val="48"/>
          <w:lang w:eastAsia="es-CO"/>
        </w:rPr>
        <w:t xml:space="preserve"> </w:t>
      </w:r>
      <w:r w:rsidRPr="003B5E48">
        <w:rPr>
          <w:rFonts w:eastAsia="Times New Roman" w:cstheme="minorHAnsi"/>
          <w:b/>
          <w:bCs/>
          <w:kern w:val="36"/>
          <w:sz w:val="32"/>
          <w:szCs w:val="32"/>
          <w:lang w:eastAsia="es-CO"/>
        </w:rPr>
        <w:t>bool</w:t>
      </w:r>
      <w:r>
        <w:rPr>
          <w:rFonts w:eastAsia="Times New Roman" w:cstheme="minorHAnsi"/>
          <w:b/>
          <w:bCs/>
          <w:kern w:val="36"/>
          <w:sz w:val="32"/>
          <w:szCs w:val="32"/>
          <w:lang w:eastAsia="es-CO"/>
        </w:rPr>
        <w:t>.</w:t>
      </w: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noProof/>
        </w:rPr>
        <w:drawing>
          <wp:inline distT="0" distB="0" distL="0" distR="0" wp14:anchorId="0715D589" wp14:editId="6BADA17D">
            <wp:extent cx="5943600" cy="24765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76500"/>
                    </a:xfrm>
                    <a:prstGeom prst="rect">
                      <a:avLst/>
                    </a:prstGeom>
                  </pic:spPr>
                </pic:pic>
              </a:graphicData>
            </a:graphic>
          </wp:inline>
        </w:drawing>
      </w:r>
    </w:p>
    <w:p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E47328" w:rsidRDefault="00E47328"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Pr="00FA6828"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FA6828">
        <w:rPr>
          <w:rFonts w:ascii="Times New Roman" w:eastAsia="Times New Roman" w:hAnsi="Times New Roman" w:cs="Times New Roman"/>
          <w:b/>
          <w:bCs/>
          <w:kern w:val="36"/>
          <w:sz w:val="48"/>
          <w:szCs w:val="48"/>
          <w:lang w:eastAsia="es-CO"/>
        </w:rPr>
        <w:t>Condiciones</w:t>
      </w:r>
      <w:r>
        <w:rPr>
          <w:rFonts w:ascii="Times New Roman" w:eastAsia="Times New Roman" w:hAnsi="Times New Roman" w:cs="Times New Roman"/>
          <w:b/>
          <w:bCs/>
          <w:kern w:val="36"/>
          <w:sz w:val="48"/>
          <w:szCs w:val="48"/>
          <w:lang w:eastAsia="es-CO"/>
        </w:rPr>
        <w:t xml:space="preserve">. </w:t>
      </w:r>
    </w:p>
    <w:p w:rsidR="005501AE" w:rsidRPr="00FA6828"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 xml:space="preserve">El operador </w:t>
      </w:r>
      <w:r w:rsidRPr="00FA6828">
        <w:rPr>
          <w:rFonts w:ascii="Times New Roman" w:eastAsia="Times New Roman" w:hAnsi="Times New Roman" w:cs="Times New Roman"/>
          <w:b/>
          <w:bCs/>
          <w:sz w:val="24"/>
          <w:szCs w:val="24"/>
          <w:lang w:eastAsia="es-CO"/>
        </w:rPr>
        <w:t>if</w:t>
      </w:r>
      <w:r w:rsidRPr="00FA6828">
        <w:rPr>
          <w:rFonts w:ascii="Times New Roman" w:eastAsia="Times New Roman" w:hAnsi="Times New Roman" w:cs="Times New Roman"/>
          <w:sz w:val="24"/>
          <w:szCs w:val="24"/>
          <w:lang w:eastAsia="es-CO"/>
        </w:rPr>
        <w:t xml:space="preserve"> nos indica si se cumple o no una condición, si la condición se cumple entonces ejecuta el bloque de código, en caso de no cumplirse no se ejecuta. La sentencia </w:t>
      </w:r>
      <w:r w:rsidRPr="00FA6828">
        <w:rPr>
          <w:rFonts w:ascii="Times New Roman" w:eastAsia="Times New Roman" w:hAnsi="Times New Roman" w:cs="Times New Roman"/>
          <w:b/>
          <w:bCs/>
          <w:sz w:val="24"/>
          <w:szCs w:val="24"/>
          <w:lang w:eastAsia="es-CO"/>
        </w:rPr>
        <w:t>else</w:t>
      </w:r>
      <w:r w:rsidRPr="00FA6828">
        <w:rPr>
          <w:rFonts w:ascii="Times New Roman" w:eastAsia="Times New Roman" w:hAnsi="Times New Roman" w:cs="Times New Roman"/>
          <w:sz w:val="24"/>
          <w:szCs w:val="24"/>
          <w:lang w:eastAsia="es-CO"/>
        </w:rPr>
        <w:t xml:space="preserve"> se ejecuta cuando un if no se cumple y la sentencia </w:t>
      </w:r>
      <w:r w:rsidRPr="00FA6828">
        <w:rPr>
          <w:rFonts w:ascii="Times New Roman" w:eastAsia="Times New Roman" w:hAnsi="Times New Roman" w:cs="Times New Roman"/>
          <w:b/>
          <w:bCs/>
          <w:sz w:val="24"/>
          <w:szCs w:val="24"/>
          <w:lang w:eastAsia="es-CO"/>
        </w:rPr>
        <w:t>else if</w:t>
      </w:r>
      <w:r w:rsidRPr="00FA6828">
        <w:rPr>
          <w:rFonts w:ascii="Times New Roman" w:eastAsia="Times New Roman" w:hAnsi="Times New Roman" w:cs="Times New Roman"/>
          <w:sz w:val="24"/>
          <w:szCs w:val="24"/>
          <w:lang w:eastAsia="es-CO"/>
        </w:rPr>
        <w:t xml:space="preserve"> lo que hace es en caso de no cumplirse un if, pregunta por una nueva condición.</w:t>
      </w:r>
    </w:p>
    <w:p w:rsidR="005501AE" w:rsidRPr="00FA6828"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Existen diferentes operadores que resultan útiles para verificar condicionales, algunos de ellos son:</w:t>
      </w:r>
    </w:p>
    <w:p w:rsidR="005501AE" w:rsidRPr="00FA6828" w:rsidRDefault="005501AE" w:rsidP="005501A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 o or.</w:t>
      </w:r>
    </w:p>
    <w:p w:rsidR="005501AE" w:rsidRPr="00FA6828" w:rsidRDefault="005501AE" w:rsidP="005501A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&amp;&amp; o and</w:t>
      </w:r>
    </w:p>
    <w:p w:rsidR="005501AE" w:rsidRDefault="005501AE" w:rsidP="005501A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FA6828">
        <w:rPr>
          <w:rFonts w:ascii="Times New Roman" w:eastAsia="Times New Roman" w:hAnsi="Times New Roman" w:cs="Times New Roman"/>
          <w:sz w:val="24"/>
          <w:szCs w:val="24"/>
          <w:lang w:eastAsia="es-CO"/>
        </w:rPr>
        <w:t>% operador MOD, retorna el residuo de una división.</w:t>
      </w:r>
    </w:p>
    <w:p w:rsidR="005501AE" w:rsidRDefault="005501AE" w:rsidP="005501AE">
      <w:pPr>
        <w:pStyle w:val="Ttulo1"/>
      </w:pPr>
      <w:r>
        <w:t>Uso del While.</w:t>
      </w:r>
    </w:p>
    <w:p w:rsidR="005501AE" w:rsidRDefault="005501AE" w:rsidP="005501AE">
      <w:pPr>
        <w:pStyle w:val="Ttulo1"/>
      </w:pPr>
      <w:r>
        <w:rPr>
          <w:noProof/>
        </w:rPr>
        <w:drawing>
          <wp:inline distT="0" distB="0" distL="0" distR="0" wp14:anchorId="7F192581" wp14:editId="02C0B1B0">
            <wp:extent cx="6858000" cy="211899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118995"/>
                    </a:xfrm>
                    <a:prstGeom prst="rect">
                      <a:avLst/>
                    </a:prstGeom>
                  </pic:spPr>
                </pic:pic>
              </a:graphicData>
            </a:graphic>
          </wp:inline>
        </w:drawing>
      </w:r>
    </w:p>
    <w:p w:rsidR="005501AE" w:rsidRDefault="005501AE" w:rsidP="005501AE">
      <w:pPr>
        <w:pStyle w:val="Ttulo1"/>
      </w:pPr>
      <w:r>
        <w:t>Uso del Do While.</w:t>
      </w:r>
    </w:p>
    <w:p w:rsidR="005501AE" w:rsidRDefault="005501AE" w:rsidP="005501AE">
      <w:pPr>
        <w:pStyle w:val="Ttulo1"/>
      </w:pPr>
      <w:r>
        <w:rPr>
          <w:noProof/>
        </w:rPr>
        <w:drawing>
          <wp:inline distT="0" distB="0" distL="0" distR="0" wp14:anchorId="356D6F1A" wp14:editId="424BFAD6">
            <wp:extent cx="6858000" cy="2101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101850"/>
                    </a:xfrm>
                    <a:prstGeom prst="rect">
                      <a:avLst/>
                    </a:prstGeom>
                  </pic:spPr>
                </pic:pic>
              </a:graphicData>
            </a:graphic>
          </wp:inline>
        </w:drawing>
      </w:r>
    </w:p>
    <w:p w:rsidR="00E47328" w:rsidRDefault="00E47328" w:rsidP="005501AE">
      <w:pPr>
        <w:pStyle w:val="Ttulo1"/>
      </w:pPr>
    </w:p>
    <w:p w:rsidR="00E47328" w:rsidRDefault="00E47328" w:rsidP="005501AE">
      <w:pPr>
        <w:pStyle w:val="Ttulo1"/>
      </w:pPr>
    </w:p>
    <w:p w:rsidR="005501AE" w:rsidRDefault="005501AE" w:rsidP="005501AE">
      <w:pPr>
        <w:pStyle w:val="Ttulo1"/>
      </w:pPr>
      <w:r>
        <w:t>Uso del For.</w:t>
      </w:r>
    </w:p>
    <w:p w:rsidR="005501AE" w:rsidRDefault="005501AE" w:rsidP="005501AE">
      <w:pPr>
        <w:pStyle w:val="Ttulo1"/>
      </w:pPr>
      <w:r>
        <w:rPr>
          <w:noProof/>
        </w:rPr>
        <w:drawing>
          <wp:inline distT="0" distB="0" distL="0" distR="0" wp14:anchorId="77E2ABAC" wp14:editId="4DE0CDB6">
            <wp:extent cx="6858000" cy="203708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037080"/>
                    </a:xfrm>
                    <a:prstGeom prst="rect">
                      <a:avLst/>
                    </a:prstGeom>
                  </pic:spPr>
                </pic:pic>
              </a:graphicData>
            </a:graphic>
          </wp:inline>
        </w:drawing>
      </w:r>
    </w:p>
    <w:p w:rsidR="005501AE" w:rsidRDefault="005501AE" w:rsidP="005501AE">
      <w:pPr>
        <w:pStyle w:val="Ttulo1"/>
      </w:pPr>
      <w:r>
        <w:t>Uso del ForEach.</w:t>
      </w:r>
    </w:p>
    <w:p w:rsidR="005501AE" w:rsidRDefault="005501AE" w:rsidP="005501AE">
      <w:pPr>
        <w:pStyle w:val="Ttulo1"/>
      </w:pPr>
      <w:r>
        <w:rPr>
          <w:noProof/>
        </w:rPr>
        <w:drawing>
          <wp:inline distT="0" distB="0" distL="0" distR="0" wp14:anchorId="44408C12" wp14:editId="7B4A56EB">
            <wp:extent cx="6858000" cy="27324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732405"/>
                    </a:xfrm>
                    <a:prstGeom prst="rect">
                      <a:avLst/>
                    </a:prstGeom>
                  </pic:spPr>
                </pic:pic>
              </a:graphicData>
            </a:graphic>
          </wp:inline>
        </w:drawing>
      </w:r>
    </w:p>
    <w:p w:rsidR="005501AE" w:rsidRDefault="005501AE" w:rsidP="005501AE">
      <w:pPr>
        <w:pStyle w:val="Ttulo1"/>
      </w:pPr>
      <w:r>
        <w:t>Uso del If -Else</w:t>
      </w:r>
    </w:p>
    <w:p w:rsidR="005501AE" w:rsidRDefault="005501AE" w:rsidP="005501AE">
      <w:pPr>
        <w:pStyle w:val="Ttulo1"/>
      </w:pPr>
      <w:r>
        <w:rPr>
          <w:noProof/>
        </w:rPr>
        <w:lastRenderedPageBreak/>
        <w:drawing>
          <wp:inline distT="0" distB="0" distL="0" distR="0" wp14:anchorId="6DF5610A" wp14:editId="7998BD95">
            <wp:extent cx="6858000" cy="17005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700530"/>
                    </a:xfrm>
                    <a:prstGeom prst="rect">
                      <a:avLst/>
                    </a:prstGeom>
                  </pic:spPr>
                </pic:pic>
              </a:graphicData>
            </a:graphic>
          </wp:inline>
        </w:drawing>
      </w:r>
    </w:p>
    <w:p w:rsidR="005501AE" w:rsidRDefault="005501AE" w:rsidP="005501AE">
      <w:pPr>
        <w:pStyle w:val="Ttulo1"/>
      </w:pPr>
    </w:p>
    <w:p w:rsidR="005501AE" w:rsidRDefault="005501AE" w:rsidP="005501AE">
      <w:pPr>
        <w:pStyle w:val="Ttulo1"/>
      </w:pPr>
    </w:p>
    <w:p w:rsidR="005501AE" w:rsidRDefault="005501AE" w:rsidP="005501AE">
      <w:pPr>
        <w:pStyle w:val="Ttulo1"/>
      </w:pPr>
      <w:r>
        <w:t>Crear Arrays.(Arreglos)</w:t>
      </w:r>
    </w:p>
    <w:p w:rsidR="005501AE" w:rsidRDefault="005501AE" w:rsidP="005501AE">
      <w:pPr>
        <w:pStyle w:val="Ttulo1"/>
        <w:rPr>
          <w:rFonts w:asciiTheme="minorHAnsi" w:hAnsiTheme="minorHAnsi" w:cstheme="minorHAnsi"/>
          <w:b w:val="0"/>
          <w:bCs w:val="0"/>
          <w:sz w:val="36"/>
          <w:szCs w:val="36"/>
        </w:rPr>
      </w:pPr>
      <w:r>
        <w:rPr>
          <w:rFonts w:asciiTheme="minorHAnsi" w:hAnsiTheme="minorHAnsi" w:cstheme="minorHAnsi"/>
          <w:b w:val="0"/>
          <w:bCs w:val="0"/>
          <w:sz w:val="36"/>
          <w:szCs w:val="36"/>
        </w:rPr>
        <w:t xml:space="preserve">Se utiliza palabra clave </w:t>
      </w:r>
      <w:r w:rsidRPr="00C54E91">
        <w:rPr>
          <w:rFonts w:asciiTheme="minorHAnsi" w:hAnsiTheme="minorHAnsi" w:cstheme="minorHAnsi"/>
          <w:sz w:val="36"/>
          <w:szCs w:val="36"/>
        </w:rPr>
        <w:t>New</w:t>
      </w:r>
      <w:r>
        <w:rPr>
          <w:rFonts w:asciiTheme="minorHAnsi" w:hAnsiTheme="minorHAnsi" w:cstheme="minorHAnsi"/>
          <w:b w:val="0"/>
          <w:bCs w:val="0"/>
          <w:sz w:val="36"/>
          <w:szCs w:val="36"/>
        </w:rPr>
        <w:t xml:space="preserve"> Dentro de los símbolos </w:t>
      </w:r>
      <w:r w:rsidRPr="00486EDA">
        <w:rPr>
          <w:rFonts w:asciiTheme="minorHAnsi" w:hAnsiTheme="minorHAnsi" w:cstheme="minorHAnsi"/>
          <w:sz w:val="36"/>
          <w:szCs w:val="36"/>
        </w:rPr>
        <w:t>[]</w:t>
      </w:r>
      <w:r>
        <w:rPr>
          <w:rFonts w:asciiTheme="minorHAnsi" w:hAnsiTheme="minorHAnsi" w:cstheme="minorHAnsi"/>
          <w:b w:val="0"/>
          <w:bCs w:val="0"/>
          <w:sz w:val="36"/>
          <w:szCs w:val="36"/>
        </w:rPr>
        <w:t xml:space="preserve"> especifico la cantidad de posiciones que va tener el arreglo y anteriormente el tipo de dato que va a almacenar el array.</w:t>
      </w:r>
    </w:p>
    <w:p w:rsidR="005501AE" w:rsidRDefault="005501AE" w:rsidP="005501AE">
      <w:pPr>
        <w:pStyle w:val="Ttulo1"/>
        <w:jc w:val="center"/>
        <w:rPr>
          <w:rFonts w:asciiTheme="minorHAnsi" w:hAnsiTheme="minorHAnsi" w:cstheme="minorHAnsi"/>
          <w:b w:val="0"/>
          <w:bCs w:val="0"/>
          <w:sz w:val="36"/>
          <w:szCs w:val="36"/>
        </w:rPr>
      </w:pPr>
      <w:r w:rsidRPr="00943C34">
        <w:rPr>
          <w:rFonts w:asciiTheme="minorHAnsi" w:hAnsiTheme="minorHAnsi" w:cstheme="minorHAnsi"/>
          <w:b w:val="0"/>
          <w:bCs w:val="0"/>
          <w:i/>
          <w:iCs/>
          <w:sz w:val="36"/>
          <w:szCs w:val="36"/>
        </w:rPr>
        <w:t>New</w:t>
      </w:r>
      <w:r>
        <w:rPr>
          <w:rFonts w:asciiTheme="minorHAnsi" w:hAnsiTheme="minorHAnsi" w:cstheme="minorHAnsi"/>
          <w:b w:val="0"/>
          <w:bCs w:val="0"/>
          <w:sz w:val="36"/>
          <w:szCs w:val="36"/>
        </w:rPr>
        <w:t xml:space="preserve"> TipoDato[Cantidad];</w:t>
      </w:r>
    </w:p>
    <w:p w:rsidR="005501AE" w:rsidRDefault="005501AE" w:rsidP="005501AE">
      <w:pPr>
        <w:pStyle w:val="Ttulo1"/>
        <w:jc w:val="center"/>
      </w:pPr>
      <w:r>
        <w:rPr>
          <w:noProof/>
        </w:rPr>
        <w:drawing>
          <wp:inline distT="0" distB="0" distL="0" distR="0" wp14:anchorId="73ADEE31" wp14:editId="7297D1BF">
            <wp:extent cx="3409950" cy="6191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9950" cy="619125"/>
                    </a:xfrm>
                    <a:prstGeom prst="rect">
                      <a:avLst/>
                    </a:prstGeom>
                  </pic:spPr>
                </pic:pic>
              </a:graphicData>
            </a:graphic>
          </wp:inline>
        </w:drawing>
      </w:r>
    </w:p>
    <w:p w:rsidR="005501AE" w:rsidRDefault="005501AE" w:rsidP="005501AE">
      <w:pPr>
        <w:pStyle w:val="Ttulo1"/>
        <w:jc w:val="center"/>
      </w:pPr>
      <w:r>
        <w:rPr>
          <w:noProof/>
        </w:rPr>
        <w:drawing>
          <wp:inline distT="0" distB="0" distL="0" distR="0" wp14:anchorId="455687A5" wp14:editId="239E9724">
            <wp:extent cx="6858000" cy="949960"/>
            <wp:effectExtent l="0" t="0" r="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949960"/>
                    </a:xfrm>
                    <a:prstGeom prst="rect">
                      <a:avLst/>
                    </a:prstGeom>
                  </pic:spPr>
                </pic:pic>
              </a:graphicData>
            </a:graphic>
          </wp:inline>
        </w:drawing>
      </w:r>
    </w:p>
    <w:p w:rsidR="005501AE" w:rsidRDefault="005501AE" w:rsidP="005501AE">
      <w:pPr>
        <w:pStyle w:val="Ttulo1"/>
        <w:jc w:val="center"/>
      </w:pPr>
      <w:r>
        <w:rPr>
          <w:noProof/>
        </w:rPr>
        <w:drawing>
          <wp:inline distT="0" distB="0" distL="0" distR="0" wp14:anchorId="1618FD86" wp14:editId="57C2AF0E">
            <wp:extent cx="6858000" cy="702945"/>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702945"/>
                    </a:xfrm>
                    <a:prstGeom prst="rect">
                      <a:avLst/>
                    </a:prstGeom>
                  </pic:spPr>
                </pic:pic>
              </a:graphicData>
            </a:graphic>
          </wp:inline>
        </w:drawing>
      </w:r>
    </w:p>
    <w:p w:rsidR="00E47328" w:rsidRDefault="00E47328" w:rsidP="005501AE">
      <w:pPr>
        <w:pStyle w:val="Ttulo1"/>
      </w:pPr>
    </w:p>
    <w:p w:rsidR="005501AE" w:rsidRDefault="005501AE" w:rsidP="005501AE">
      <w:pPr>
        <w:pStyle w:val="Ttulo1"/>
      </w:pPr>
      <w:r>
        <w:t>Asignar valores en las posiciones del Array.</w:t>
      </w:r>
    </w:p>
    <w:p w:rsidR="005501AE" w:rsidRDefault="005501AE" w:rsidP="00B6782D">
      <w:pPr>
        <w:pStyle w:val="Ttulo1"/>
        <w:ind w:left="708"/>
      </w:pPr>
      <w:r>
        <w:rPr>
          <w:noProof/>
        </w:rPr>
        <w:lastRenderedPageBreak/>
        <w:drawing>
          <wp:inline distT="0" distB="0" distL="0" distR="0" wp14:anchorId="62C2A0D3" wp14:editId="5FA09857">
            <wp:extent cx="4867275" cy="24574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7275" cy="2457450"/>
                    </a:xfrm>
                    <a:prstGeom prst="rect">
                      <a:avLst/>
                    </a:prstGeom>
                  </pic:spPr>
                </pic:pic>
              </a:graphicData>
            </a:graphic>
          </wp:inline>
        </w:drawing>
      </w:r>
    </w:p>
    <w:p w:rsidR="005501AE" w:rsidRDefault="005501AE" w:rsidP="005501AE">
      <w:pPr>
        <w:pStyle w:val="Ttulo1"/>
      </w:pPr>
      <w:r>
        <w:t xml:space="preserve">Crear Colecciones. </w:t>
      </w:r>
    </w:p>
    <w:p w:rsidR="005501AE" w:rsidRDefault="005501AE" w:rsidP="005501AE">
      <w:pPr>
        <w:pStyle w:val="Ttulo1"/>
        <w:rPr>
          <w:rFonts w:asciiTheme="minorHAnsi" w:hAnsiTheme="minorHAnsi" w:cstheme="minorHAnsi"/>
          <w:b w:val="0"/>
          <w:bCs w:val="0"/>
          <w:sz w:val="36"/>
          <w:szCs w:val="36"/>
        </w:rPr>
      </w:pPr>
      <w:r w:rsidRPr="003B6759">
        <w:rPr>
          <w:rFonts w:asciiTheme="minorHAnsi" w:hAnsiTheme="minorHAnsi" w:cstheme="minorHAnsi"/>
          <w:b w:val="0"/>
          <w:bCs w:val="0"/>
          <w:sz w:val="36"/>
          <w:szCs w:val="36"/>
        </w:rPr>
        <w:t>En este caso se crea una colección de cursos</w:t>
      </w:r>
      <w:r>
        <w:rPr>
          <w:rFonts w:asciiTheme="minorHAnsi" w:hAnsiTheme="minorHAnsi" w:cstheme="minorHAnsi"/>
          <w:b w:val="0"/>
          <w:bCs w:val="0"/>
          <w:sz w:val="36"/>
          <w:szCs w:val="36"/>
        </w:rPr>
        <w:t xml:space="preserve"> con la palabra clave </w:t>
      </w:r>
      <w:r w:rsidRPr="003B6759">
        <w:rPr>
          <w:rFonts w:asciiTheme="minorHAnsi" w:hAnsiTheme="minorHAnsi" w:cstheme="minorHAnsi"/>
          <w:sz w:val="36"/>
          <w:szCs w:val="36"/>
        </w:rPr>
        <w:t>new List</w:t>
      </w:r>
      <w:r w:rsidRPr="003B6759">
        <w:rPr>
          <w:rFonts w:asciiTheme="minorHAnsi" w:hAnsiTheme="minorHAnsi" w:cstheme="minorHAnsi"/>
          <w:b w:val="0"/>
          <w:bCs w:val="0"/>
          <w:sz w:val="36"/>
          <w:szCs w:val="36"/>
        </w:rPr>
        <w:t>.</w:t>
      </w:r>
    </w:p>
    <w:p w:rsidR="005501AE" w:rsidRDefault="005501AE" w:rsidP="005501AE">
      <w:pPr>
        <w:pStyle w:val="Ttulo1"/>
        <w:rPr>
          <w:rFonts w:asciiTheme="minorHAnsi" w:hAnsiTheme="minorHAnsi" w:cstheme="minorHAnsi"/>
          <w:sz w:val="36"/>
          <w:szCs w:val="36"/>
        </w:rPr>
      </w:pPr>
      <w:r>
        <w:rPr>
          <w:rFonts w:asciiTheme="minorHAnsi" w:hAnsiTheme="minorHAnsi" w:cstheme="minorHAnsi"/>
          <w:b w:val="0"/>
          <w:bCs w:val="0"/>
          <w:sz w:val="36"/>
          <w:szCs w:val="36"/>
        </w:rPr>
        <w:t xml:space="preserve">Dentro de los </w:t>
      </w:r>
      <w:r w:rsidRPr="003B6759">
        <w:rPr>
          <w:rFonts w:asciiTheme="minorHAnsi" w:hAnsiTheme="minorHAnsi" w:cstheme="minorHAnsi"/>
          <w:sz w:val="36"/>
          <w:szCs w:val="36"/>
        </w:rPr>
        <w:t>&lt;&gt;</w:t>
      </w:r>
      <w:r>
        <w:rPr>
          <w:rFonts w:asciiTheme="minorHAnsi" w:hAnsiTheme="minorHAnsi" w:cstheme="minorHAnsi"/>
          <w:b w:val="0"/>
          <w:bCs w:val="0"/>
          <w:sz w:val="36"/>
          <w:szCs w:val="36"/>
        </w:rPr>
        <w:t xml:space="preserve"> se escribe el tipo de dato que va almacenar la colección.  En este caso de tipo </w:t>
      </w:r>
      <w:r w:rsidRPr="003B6759">
        <w:rPr>
          <w:rFonts w:asciiTheme="minorHAnsi" w:hAnsiTheme="minorHAnsi" w:cstheme="minorHAnsi"/>
          <w:sz w:val="36"/>
          <w:szCs w:val="36"/>
        </w:rPr>
        <w:t>Curso</w:t>
      </w:r>
    </w:p>
    <w:p w:rsidR="005501AE" w:rsidRPr="003B6759" w:rsidRDefault="005501AE" w:rsidP="005501AE">
      <w:pPr>
        <w:pStyle w:val="Ttulo1"/>
        <w:jc w:val="center"/>
        <w:rPr>
          <w:rFonts w:asciiTheme="minorHAnsi" w:hAnsiTheme="minorHAnsi" w:cstheme="minorHAnsi"/>
          <w:sz w:val="36"/>
          <w:szCs w:val="36"/>
        </w:rPr>
      </w:pPr>
      <w:r>
        <w:rPr>
          <w:rFonts w:asciiTheme="minorHAnsi" w:hAnsiTheme="minorHAnsi" w:cstheme="minorHAnsi"/>
          <w:sz w:val="36"/>
          <w:szCs w:val="36"/>
        </w:rPr>
        <w:t>New List &lt;tipo de dato&gt;</w:t>
      </w:r>
    </w:p>
    <w:p w:rsidR="005501AE" w:rsidRPr="00383629" w:rsidRDefault="005501AE" w:rsidP="005501AE">
      <w:pPr>
        <w:pStyle w:val="Ttulo1"/>
        <w:rPr>
          <w:rFonts w:asciiTheme="minorHAnsi" w:hAnsiTheme="minorHAnsi" w:cstheme="minorHAnsi"/>
          <w:b w:val="0"/>
          <w:bCs w:val="0"/>
          <w:sz w:val="36"/>
          <w:szCs w:val="36"/>
        </w:rPr>
      </w:pPr>
      <w:r>
        <w:rPr>
          <w:noProof/>
        </w:rPr>
        <w:drawing>
          <wp:inline distT="0" distB="0" distL="0" distR="0" wp14:anchorId="2F012BB5" wp14:editId="5AF67A05">
            <wp:extent cx="6858000" cy="6883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688340"/>
                    </a:xfrm>
                    <a:prstGeom prst="rect">
                      <a:avLst/>
                    </a:prstGeom>
                  </pic:spPr>
                </pic:pic>
              </a:graphicData>
            </a:graphic>
          </wp:inline>
        </w:drawing>
      </w:r>
    </w:p>
    <w:p w:rsidR="005501AE" w:rsidRDefault="005501AE" w:rsidP="005501AE">
      <w:pPr>
        <w:pStyle w:val="Ttulo1"/>
      </w:pPr>
      <w:r>
        <w:t>Adicionar elementos a una colección.</w:t>
      </w:r>
    </w:p>
    <w:p w:rsidR="005501AE" w:rsidRDefault="005501AE" w:rsidP="005501AE">
      <w:pPr>
        <w:pStyle w:val="Ttulo1"/>
        <w:rPr>
          <w:rFonts w:asciiTheme="minorHAnsi" w:hAnsiTheme="minorHAnsi" w:cstheme="minorHAnsi"/>
          <w:sz w:val="36"/>
          <w:szCs w:val="36"/>
        </w:rPr>
      </w:pPr>
      <w:r>
        <w:rPr>
          <w:rFonts w:asciiTheme="minorHAnsi" w:hAnsiTheme="minorHAnsi" w:cstheme="minorHAnsi"/>
          <w:b w:val="0"/>
          <w:bCs w:val="0"/>
          <w:sz w:val="36"/>
          <w:szCs w:val="36"/>
        </w:rPr>
        <w:t xml:space="preserve">Se debe usar el método </w:t>
      </w:r>
      <w:r w:rsidRPr="00F052D5">
        <w:rPr>
          <w:rFonts w:asciiTheme="minorHAnsi" w:hAnsiTheme="minorHAnsi" w:cstheme="minorHAnsi"/>
          <w:sz w:val="36"/>
          <w:szCs w:val="36"/>
        </w:rPr>
        <w:t>.add()</w:t>
      </w:r>
    </w:p>
    <w:p w:rsidR="005501AE" w:rsidRDefault="005501AE" w:rsidP="005501AE">
      <w:pPr>
        <w:pStyle w:val="Ttulo1"/>
        <w:rPr>
          <w:rFonts w:asciiTheme="minorHAnsi" w:hAnsiTheme="minorHAnsi" w:cstheme="minorHAnsi"/>
          <w:sz w:val="36"/>
          <w:szCs w:val="36"/>
        </w:rPr>
      </w:pPr>
      <w:r>
        <w:rPr>
          <w:noProof/>
        </w:rPr>
        <w:drawing>
          <wp:inline distT="0" distB="0" distL="0" distR="0" wp14:anchorId="3CB405A8" wp14:editId="6149D0D3">
            <wp:extent cx="6858000" cy="5638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563880"/>
                    </a:xfrm>
                    <a:prstGeom prst="rect">
                      <a:avLst/>
                    </a:prstGeom>
                  </pic:spPr>
                </pic:pic>
              </a:graphicData>
            </a:graphic>
          </wp:inline>
        </w:drawing>
      </w:r>
    </w:p>
    <w:p w:rsidR="005501AE" w:rsidRPr="00B31923" w:rsidRDefault="005501AE" w:rsidP="005501AE">
      <w:pPr>
        <w:pStyle w:val="Ttulo1"/>
        <w:rPr>
          <w:rFonts w:asciiTheme="minorHAnsi" w:hAnsiTheme="minorHAnsi" w:cstheme="minorHAnsi"/>
          <w:b w:val="0"/>
          <w:bCs w:val="0"/>
          <w:sz w:val="36"/>
          <w:szCs w:val="36"/>
        </w:rPr>
      </w:pPr>
      <w:r>
        <w:rPr>
          <w:noProof/>
        </w:rPr>
        <w:drawing>
          <wp:inline distT="0" distB="0" distL="0" distR="0" wp14:anchorId="67DD23D7" wp14:editId="29B4CC3E">
            <wp:extent cx="6219825" cy="7239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9825" cy="723900"/>
                    </a:xfrm>
                    <a:prstGeom prst="rect">
                      <a:avLst/>
                    </a:prstGeom>
                  </pic:spPr>
                </pic:pic>
              </a:graphicData>
            </a:graphic>
          </wp:inline>
        </w:drawing>
      </w:r>
    </w:p>
    <w:p w:rsidR="005501AE" w:rsidRDefault="005501AE" w:rsidP="005501AE">
      <w:pPr>
        <w:pStyle w:val="Ttulo1"/>
      </w:pPr>
      <w:r>
        <w:t>Eliminar Item de una colección.</w:t>
      </w:r>
    </w:p>
    <w:p w:rsidR="005501AE" w:rsidRDefault="005501AE" w:rsidP="005501AE">
      <w:pPr>
        <w:pStyle w:val="Ttulo1"/>
      </w:pPr>
      <w:r>
        <w:rPr>
          <w:noProof/>
        </w:rPr>
        <w:lastRenderedPageBreak/>
        <w:drawing>
          <wp:inline distT="0" distB="0" distL="0" distR="0" wp14:anchorId="180C37E6" wp14:editId="27C93013">
            <wp:extent cx="6362700" cy="10572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62700" cy="1057275"/>
                    </a:xfrm>
                    <a:prstGeom prst="rect">
                      <a:avLst/>
                    </a:prstGeom>
                  </pic:spPr>
                </pic:pic>
              </a:graphicData>
            </a:graphic>
          </wp:inline>
        </w:drawing>
      </w:r>
    </w:p>
    <w:p w:rsidR="005501AE" w:rsidRDefault="005501AE" w:rsidP="005501AE">
      <w:pPr>
        <w:pStyle w:val="Ttulo1"/>
      </w:pPr>
      <w:r>
        <w:t>Agregar una colección a otra colección.</w:t>
      </w:r>
    </w:p>
    <w:p w:rsidR="005501AE" w:rsidRDefault="005501AE" w:rsidP="005501AE">
      <w:pPr>
        <w:pStyle w:val="Ttulo1"/>
        <w:rPr>
          <w:rFonts w:asciiTheme="minorHAnsi" w:hAnsiTheme="minorHAnsi" w:cstheme="minorHAnsi"/>
          <w:sz w:val="36"/>
          <w:szCs w:val="36"/>
        </w:rPr>
      </w:pPr>
      <w:r>
        <w:rPr>
          <w:rFonts w:asciiTheme="minorHAnsi" w:hAnsiTheme="minorHAnsi" w:cstheme="minorHAnsi"/>
          <w:b w:val="0"/>
          <w:bCs w:val="0"/>
          <w:sz w:val="36"/>
          <w:szCs w:val="36"/>
        </w:rPr>
        <w:t xml:space="preserve">Se debe usar el método </w:t>
      </w:r>
      <w:r w:rsidRPr="00F052D5">
        <w:rPr>
          <w:rFonts w:asciiTheme="minorHAnsi" w:hAnsiTheme="minorHAnsi" w:cstheme="minorHAnsi"/>
          <w:sz w:val="36"/>
          <w:szCs w:val="36"/>
        </w:rPr>
        <w:t>.a</w:t>
      </w:r>
      <w:r>
        <w:rPr>
          <w:rFonts w:asciiTheme="minorHAnsi" w:hAnsiTheme="minorHAnsi" w:cstheme="minorHAnsi"/>
          <w:sz w:val="36"/>
          <w:szCs w:val="36"/>
        </w:rPr>
        <w:t>ddRange()</w:t>
      </w:r>
    </w:p>
    <w:p w:rsidR="005501AE" w:rsidRPr="00F052D5" w:rsidRDefault="005501AE" w:rsidP="005501AE">
      <w:pPr>
        <w:pStyle w:val="Ttulo1"/>
        <w:rPr>
          <w:rFonts w:asciiTheme="minorHAnsi" w:hAnsiTheme="minorHAnsi" w:cstheme="minorHAnsi"/>
          <w:sz w:val="36"/>
          <w:szCs w:val="36"/>
        </w:rPr>
      </w:pPr>
      <w:r>
        <w:rPr>
          <w:noProof/>
        </w:rPr>
        <w:drawing>
          <wp:inline distT="0" distB="0" distL="0" distR="0" wp14:anchorId="6C46013F" wp14:editId="54AABE81">
            <wp:extent cx="6858000" cy="4387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438785"/>
                    </a:xfrm>
                    <a:prstGeom prst="rect">
                      <a:avLst/>
                    </a:prstGeom>
                  </pic:spPr>
                </pic:pic>
              </a:graphicData>
            </a:graphic>
          </wp:inline>
        </w:drawing>
      </w:r>
    </w:p>
    <w:p w:rsidR="005501AE" w:rsidRDefault="005501AE" w:rsidP="005501AE">
      <w:pPr>
        <w:pStyle w:val="Ttulo1"/>
      </w:pPr>
      <w:r>
        <w:t>Limpiar o eliminar datos de una colección.</w:t>
      </w:r>
    </w:p>
    <w:p w:rsidR="005501AE" w:rsidRDefault="005501AE" w:rsidP="005501AE">
      <w:pPr>
        <w:pStyle w:val="Ttulo1"/>
      </w:pPr>
      <w:r>
        <w:rPr>
          <w:noProof/>
        </w:rPr>
        <w:drawing>
          <wp:inline distT="0" distB="0" distL="0" distR="0" wp14:anchorId="355B3501" wp14:editId="070D2E8D">
            <wp:extent cx="5086350" cy="9429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6350" cy="942975"/>
                    </a:xfrm>
                    <a:prstGeom prst="rect">
                      <a:avLst/>
                    </a:prstGeom>
                  </pic:spPr>
                </pic:pic>
              </a:graphicData>
            </a:graphic>
          </wp:inline>
        </w:drawing>
      </w: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Pr="00B936E4" w:rsidRDefault="005501AE" w:rsidP="005501AE">
      <w:pPr>
        <w:pStyle w:val="Ttulo1"/>
      </w:pPr>
      <w:r>
        <w:t xml:space="preserve">Operadores en C#. </w:t>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noProof/>
        </w:rPr>
        <w:lastRenderedPageBreak/>
        <w:drawing>
          <wp:inline distT="0" distB="0" distL="0" distR="0" wp14:anchorId="1FBF79C4" wp14:editId="0FAF23EE">
            <wp:extent cx="4914900" cy="3371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4900" cy="3371850"/>
                    </a:xfrm>
                    <a:prstGeom prst="rect">
                      <a:avLst/>
                    </a:prstGeom>
                  </pic:spPr>
                </pic:pic>
              </a:graphicData>
            </a:graphic>
          </wp:inline>
        </w:drawing>
      </w:r>
    </w:p>
    <w:p w:rsidR="005501AE" w:rsidRDefault="005501AE" w:rsidP="005501AE">
      <w:pPr>
        <w:spacing w:before="100" w:beforeAutospacing="1" w:after="100" w:afterAutospacing="1" w:line="240" w:lineRule="auto"/>
        <w:ind w:left="720"/>
        <w:rPr>
          <w:rFonts w:ascii="Times New Roman" w:eastAsia="Times New Roman" w:hAnsi="Times New Roman" w:cs="Times New Roman"/>
          <w:b/>
          <w:bCs/>
          <w:sz w:val="48"/>
          <w:szCs w:val="48"/>
          <w:lang w:eastAsia="es-CO"/>
        </w:rPr>
      </w:pPr>
    </w:p>
    <w:p w:rsidR="005501AE" w:rsidRDefault="005501AE" w:rsidP="005501AE">
      <w:pPr>
        <w:spacing w:before="100" w:beforeAutospacing="1" w:after="100" w:afterAutospacing="1" w:line="240" w:lineRule="auto"/>
        <w:ind w:left="720"/>
        <w:rPr>
          <w:rFonts w:ascii="Times New Roman" w:eastAsia="Times New Roman" w:hAnsi="Times New Roman" w:cs="Times New Roman"/>
          <w:b/>
          <w:bCs/>
          <w:sz w:val="48"/>
          <w:szCs w:val="48"/>
          <w:lang w:eastAsia="es-CO"/>
        </w:rPr>
      </w:pPr>
    </w:p>
    <w:p w:rsidR="005501AE" w:rsidRDefault="005501AE" w:rsidP="005501AE">
      <w:pPr>
        <w:spacing w:before="100" w:beforeAutospacing="1" w:after="100" w:afterAutospacing="1" w:line="240" w:lineRule="auto"/>
        <w:ind w:left="720"/>
        <w:rPr>
          <w:rFonts w:ascii="Times New Roman" w:eastAsia="Times New Roman" w:hAnsi="Times New Roman" w:cs="Times New Roman"/>
          <w:b/>
          <w:bCs/>
          <w:sz w:val="48"/>
          <w:szCs w:val="48"/>
          <w:lang w:eastAsia="es-CO"/>
        </w:rPr>
      </w:pPr>
    </w:p>
    <w:p w:rsidR="005501AE" w:rsidRDefault="005501AE" w:rsidP="005501AE">
      <w:pPr>
        <w:spacing w:before="100" w:beforeAutospacing="1" w:after="100" w:afterAutospacing="1" w:line="240" w:lineRule="auto"/>
        <w:ind w:left="720"/>
        <w:rPr>
          <w:rFonts w:ascii="Times New Roman" w:eastAsia="Times New Roman" w:hAnsi="Times New Roman" w:cs="Times New Roman"/>
          <w:b/>
          <w:bCs/>
          <w:sz w:val="48"/>
          <w:szCs w:val="48"/>
          <w:lang w:eastAsia="es-CO"/>
        </w:rPr>
      </w:pPr>
      <w:r w:rsidRPr="0040447E">
        <w:rPr>
          <w:rFonts w:ascii="Times New Roman" w:eastAsia="Times New Roman" w:hAnsi="Times New Roman" w:cs="Times New Roman"/>
          <w:b/>
          <w:bCs/>
          <w:sz w:val="48"/>
          <w:szCs w:val="48"/>
          <w:lang w:eastAsia="es-CO"/>
        </w:rPr>
        <w:t>Para saber:</w:t>
      </w:r>
    </w:p>
    <w:p w:rsidR="005501AE" w:rsidRDefault="005501AE" w:rsidP="005501AE">
      <w:pPr>
        <w:spacing w:before="100" w:beforeAutospacing="1" w:after="100" w:afterAutospacing="1" w:line="240" w:lineRule="auto"/>
        <w:ind w:left="720"/>
        <w:rPr>
          <w:rFonts w:eastAsia="Times New Roman" w:cstheme="minorHAnsi"/>
          <w:lang w:eastAsia="es-CO"/>
        </w:rPr>
      </w:pPr>
      <w:r w:rsidRPr="00A15A1F">
        <w:rPr>
          <w:rFonts w:eastAsia="Times New Roman" w:cstheme="minorHAnsi"/>
          <w:lang w:eastAsia="es-CO"/>
        </w:rPr>
        <w:t xml:space="preserve">Función que rellena </w:t>
      </w:r>
      <w:r>
        <w:rPr>
          <w:rFonts w:eastAsia="Times New Roman" w:cstheme="minorHAnsi"/>
          <w:lang w:eastAsia="es-CO"/>
        </w:rPr>
        <w:t>hacia la Izquierda o Derecha una cadena. Se debe especificar con cuantas repeticiones va a rellenar y cual es el caracteres que se va repetir.</w:t>
      </w:r>
    </w:p>
    <w:p w:rsidR="005501AE" w:rsidRPr="00A15A1F" w:rsidRDefault="005501AE" w:rsidP="005501AE">
      <w:pPr>
        <w:spacing w:before="100" w:beforeAutospacing="1" w:after="100" w:afterAutospacing="1" w:line="240" w:lineRule="auto"/>
        <w:ind w:left="720"/>
        <w:rPr>
          <w:rFonts w:eastAsia="Times New Roman" w:cstheme="minorHAnsi"/>
          <w:u w:val="single"/>
          <w:lang w:eastAsia="es-CO"/>
        </w:rPr>
      </w:pPr>
      <w:r>
        <w:rPr>
          <w:noProof/>
        </w:rPr>
        <w:drawing>
          <wp:inline distT="0" distB="0" distL="0" distR="0" wp14:anchorId="4D021F20" wp14:editId="6570FB45">
            <wp:extent cx="6657975" cy="10382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57975" cy="1038225"/>
                    </a:xfrm>
                    <a:prstGeom prst="rect">
                      <a:avLst/>
                    </a:prstGeom>
                  </pic:spPr>
                </pic:pic>
              </a:graphicData>
            </a:graphic>
          </wp:inline>
        </w:drawing>
      </w:r>
    </w:p>
    <w:p w:rsidR="005501AE" w:rsidRDefault="005501AE" w:rsidP="005501AE">
      <w:pPr>
        <w:spacing w:before="100" w:beforeAutospacing="1" w:after="100" w:afterAutospacing="1" w:line="240" w:lineRule="auto"/>
        <w:ind w:left="720"/>
        <w:rPr>
          <w:rFonts w:eastAsia="Times New Roman" w:cstheme="minorHAnsi"/>
          <w:b/>
          <w:bCs/>
          <w:u w:val="single"/>
          <w:lang w:eastAsia="es-CO"/>
        </w:rPr>
      </w:pPr>
      <w:r>
        <w:rPr>
          <w:noProof/>
        </w:rPr>
        <w:drawing>
          <wp:inline distT="0" distB="0" distL="0" distR="0" wp14:anchorId="3A646E71" wp14:editId="39EDBFDD">
            <wp:extent cx="6672649" cy="71374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77065" cy="714212"/>
                    </a:xfrm>
                    <a:prstGeom prst="rect">
                      <a:avLst/>
                    </a:prstGeom>
                  </pic:spPr>
                </pic:pic>
              </a:graphicData>
            </a:graphic>
          </wp:inline>
        </w:drawing>
      </w:r>
    </w:p>
    <w:p w:rsidR="005501AE" w:rsidRDefault="005501AE" w:rsidP="005501AE">
      <w:pPr>
        <w:spacing w:before="100" w:beforeAutospacing="1" w:after="100" w:afterAutospacing="1" w:line="240" w:lineRule="auto"/>
        <w:ind w:left="720"/>
        <w:rPr>
          <w:rFonts w:eastAsia="Times New Roman" w:cstheme="minorHAnsi"/>
          <w:b/>
          <w:bCs/>
          <w:u w:val="single"/>
          <w:lang w:eastAsia="es-CO"/>
        </w:rPr>
      </w:pPr>
      <w:r>
        <w:rPr>
          <w:b/>
          <w:bCs/>
          <w:i/>
          <w:iCs/>
        </w:rPr>
        <w:t>Impresion.</w:t>
      </w:r>
    </w:p>
    <w:p w:rsidR="005501AE" w:rsidRPr="00A15A1F" w:rsidRDefault="005501AE" w:rsidP="005501AE">
      <w:pPr>
        <w:spacing w:before="100" w:beforeAutospacing="1" w:after="100" w:afterAutospacing="1" w:line="240" w:lineRule="auto"/>
        <w:ind w:left="720"/>
        <w:rPr>
          <w:rFonts w:eastAsia="Times New Roman" w:cstheme="minorHAnsi"/>
          <w:b/>
          <w:bCs/>
          <w:u w:val="single"/>
          <w:lang w:eastAsia="es-CO"/>
        </w:rPr>
      </w:pPr>
      <w:r>
        <w:rPr>
          <w:noProof/>
        </w:rPr>
        <w:lastRenderedPageBreak/>
        <w:drawing>
          <wp:inline distT="0" distB="0" distL="0" distR="0" wp14:anchorId="70E660D1" wp14:editId="511D2278">
            <wp:extent cx="6858000" cy="48069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480695"/>
                    </a:xfrm>
                    <a:prstGeom prst="rect">
                      <a:avLst/>
                    </a:prstGeom>
                  </pic:spPr>
                </pic:pic>
              </a:graphicData>
            </a:graphic>
          </wp:inline>
        </w:drawing>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r>
        <w:rPr>
          <w:rFonts w:eastAsia="Times New Roman" w:cstheme="minorHAnsi"/>
          <w:b/>
          <w:bCs/>
          <w:u w:val="single"/>
          <w:lang w:eastAsia="es-CO"/>
        </w:rPr>
        <w:tab/>
      </w:r>
    </w:p>
    <w:p w:rsidR="005501AE" w:rsidRDefault="005501AE" w:rsidP="005501AE">
      <w:pPr>
        <w:pBdr>
          <w:bottom w:val="single" w:sz="6" w:space="1" w:color="auto"/>
        </w:pBdr>
        <w:spacing w:before="100" w:beforeAutospacing="1" w:after="100" w:afterAutospacing="1" w:line="240" w:lineRule="auto"/>
        <w:ind w:left="720"/>
      </w:pPr>
      <w:r w:rsidRPr="0040447E">
        <w:rPr>
          <w:b/>
          <w:bCs/>
          <w:i/>
          <w:iCs/>
        </w:rPr>
        <w:t>Static</w:t>
      </w:r>
      <w:r>
        <w:t>: palabra clave utilizada para declarar clases o métodos que no pueden ser instanciados, solo exponen unos métodos que pueden ser usados, no necesita que sus datos permanezcan en el tiempo entre instancias; una clase puede tener metodos estaticos que deben ser usados sin necesidad de instanciar una clase.</w:t>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noProof/>
        </w:rPr>
        <w:drawing>
          <wp:inline distT="0" distB="0" distL="0" distR="0" wp14:anchorId="65C028D6" wp14:editId="17EB9261">
            <wp:extent cx="4086225" cy="31051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86225" cy="3105150"/>
                    </a:xfrm>
                    <a:prstGeom prst="rect">
                      <a:avLst/>
                    </a:prstGeom>
                  </pic:spPr>
                </pic:pic>
              </a:graphicData>
            </a:graphic>
          </wp:inline>
        </w:drawing>
      </w:r>
    </w:p>
    <w:p w:rsidR="005501AE" w:rsidRDefault="005501AE" w:rsidP="005501AE">
      <w:pPr>
        <w:pBdr>
          <w:bottom w:val="single" w:sz="6" w:space="1" w:color="auto"/>
        </w:pBdr>
        <w:spacing w:before="100" w:beforeAutospacing="1" w:after="100" w:afterAutospacing="1" w:line="240" w:lineRule="auto"/>
        <w:ind w:left="720"/>
        <w:rPr>
          <w:rFonts w:ascii="Times New Roman" w:eastAsia="Times New Roman" w:hAnsi="Times New Roman" w:cs="Times New Roman"/>
          <w:sz w:val="24"/>
          <w:szCs w:val="24"/>
          <w:lang w:eastAsia="es-CO"/>
        </w:rPr>
      </w:pPr>
      <w:r>
        <w:t>Resultaría en la escritura en consola de: 1 4</w:t>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Por convención el nombre de un método debe Iniciar con Mayúscula.</w:t>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noProof/>
        </w:rPr>
        <w:drawing>
          <wp:inline distT="0" distB="0" distL="0" distR="0" wp14:anchorId="435B57A6" wp14:editId="223E4EED">
            <wp:extent cx="5612130" cy="1656715"/>
            <wp:effectExtent l="0" t="0" r="762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656715"/>
                    </a:xfrm>
                    <a:prstGeom prst="rect">
                      <a:avLst/>
                    </a:prstGeom>
                  </pic:spPr>
                </pic:pic>
              </a:graphicData>
            </a:graphic>
          </wp:inline>
        </w:drawing>
      </w:r>
    </w:p>
    <w:p w:rsidR="005501AE" w:rsidRDefault="005501AE" w:rsidP="005501AE">
      <w:pPr>
        <w:spacing w:before="100" w:beforeAutospacing="1" w:after="100" w:afterAutospacing="1" w:line="240" w:lineRule="auto"/>
        <w:ind w:left="720"/>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w:t>
      </w:r>
    </w:p>
    <w:p w:rsidR="005501AE" w:rsidRDefault="005501AE" w:rsidP="005501AE">
      <w:pPr>
        <w:pBdr>
          <w:bottom w:val="single" w:sz="6" w:space="1" w:color="auto"/>
        </w:pBdr>
        <w:spacing w:before="100" w:beforeAutospacing="1" w:after="100" w:afterAutospacing="1" w:line="240" w:lineRule="auto"/>
        <w:ind w:left="720"/>
      </w:pPr>
      <w:r>
        <w:t>HashCode → el hash es un propiedad de todos los objetos de .Net, es un identificador del objeto; cuando se emplea el método Remove de las colecciones esto lo que hace es comparar los objetos por su hashcode para identificar cual es el que debe eliminar</w:t>
      </w:r>
    </w:p>
    <w:p w:rsidR="005501AE" w:rsidRPr="00D75C49" w:rsidRDefault="005501AE" w:rsidP="005501AE">
      <w:pPr>
        <w:pBdr>
          <w:bottom w:val="single" w:sz="6" w:space="1" w:color="auto"/>
        </w:pBdr>
        <w:spacing w:before="100" w:beforeAutospacing="1" w:after="100" w:afterAutospacing="1" w:line="240" w:lineRule="auto"/>
        <w:ind w:left="720"/>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5501AE" w:rsidRPr="00147CB4" w:rsidRDefault="005501AE" w:rsidP="005501AE">
      <w:pPr>
        <w:pBdr>
          <w:bottom w:val="single" w:sz="6" w:space="1" w:color="auto"/>
        </w:pBdr>
        <w:spacing w:before="100" w:beforeAutospacing="1" w:after="100" w:afterAutospacing="1" w:line="240" w:lineRule="auto"/>
        <w:ind w:left="720"/>
      </w:pPr>
      <w:r>
        <w:t>Las expresiones lambda son formas reducidas de escribir algoritmos sin necesidad de especificar un método por completo ni diseñar una clase que lo encapsule.</w:t>
      </w:r>
    </w:p>
    <w:p w:rsidR="009877A7" w:rsidRDefault="009877A7" w:rsidP="005501AE">
      <w:pPr>
        <w:spacing w:before="100" w:beforeAutospacing="1" w:after="100" w:afterAutospacing="1" w:line="240" w:lineRule="auto"/>
        <w:ind w:left="720"/>
        <w:rPr>
          <w:rFonts w:ascii="Times New Roman" w:hAnsi="Times New Roman" w:cs="Times New Roman"/>
          <w:b/>
          <w:bCs/>
          <w:i/>
          <w:iCs/>
          <w:sz w:val="48"/>
          <w:szCs w:val="48"/>
        </w:rPr>
      </w:pPr>
    </w:p>
    <w:p w:rsidR="009877A7" w:rsidRDefault="009877A7" w:rsidP="005501AE">
      <w:pPr>
        <w:spacing w:before="100" w:beforeAutospacing="1" w:after="100" w:afterAutospacing="1" w:line="240" w:lineRule="auto"/>
        <w:ind w:left="720"/>
        <w:rPr>
          <w:rFonts w:ascii="Times New Roman" w:hAnsi="Times New Roman" w:cs="Times New Roman"/>
          <w:b/>
          <w:bCs/>
          <w:i/>
          <w:iCs/>
          <w:sz w:val="48"/>
          <w:szCs w:val="48"/>
        </w:rPr>
      </w:pPr>
    </w:p>
    <w:p w:rsidR="005501AE" w:rsidRPr="00C6759F" w:rsidRDefault="005501AE" w:rsidP="005501AE">
      <w:pPr>
        <w:spacing w:before="100" w:beforeAutospacing="1" w:after="100" w:afterAutospacing="1" w:line="240" w:lineRule="auto"/>
        <w:ind w:left="720"/>
      </w:pPr>
      <w:r w:rsidRPr="00C6759F">
        <w:rPr>
          <w:rFonts w:ascii="Times New Roman" w:hAnsi="Times New Roman" w:cs="Times New Roman"/>
          <w:b/>
          <w:bCs/>
          <w:i/>
          <w:iCs/>
          <w:sz w:val="48"/>
          <w:szCs w:val="48"/>
        </w:rPr>
        <w:t>Predicado</w:t>
      </w:r>
      <w:r>
        <w:rPr>
          <w:rFonts w:ascii="Times New Roman" w:hAnsi="Times New Roman" w:cs="Times New Roman"/>
          <w:b/>
          <w:bCs/>
          <w:i/>
          <w:iCs/>
          <w:sz w:val="48"/>
          <w:szCs w:val="48"/>
        </w:rPr>
        <w:t>.</w:t>
      </w:r>
      <w:r w:rsidRPr="00C6759F">
        <w:rPr>
          <w:rFonts w:ascii="Times New Roman" w:hAnsi="Times New Roman" w:cs="Times New Roman"/>
          <w:b/>
          <w:bCs/>
          <w:i/>
          <w:iCs/>
          <w:sz w:val="48"/>
          <w:szCs w:val="48"/>
        </w:rPr>
        <w:t xml:space="preserve">      </w:t>
      </w:r>
      <w:r w:rsidRPr="00C6759F">
        <w:t xml:space="preserve">          </w:t>
      </w:r>
    </w:p>
    <w:p w:rsidR="005501AE" w:rsidRDefault="005501AE" w:rsidP="005501AE">
      <w:pPr>
        <w:spacing w:before="100" w:beforeAutospacing="1" w:after="100" w:afterAutospacing="1" w:line="240" w:lineRule="auto"/>
        <w:ind w:left="720"/>
        <w:rPr>
          <w:b/>
          <w:bCs/>
          <w:i/>
          <w:iCs/>
        </w:rPr>
      </w:pPr>
      <w:r>
        <w:t>Un predicado es un método que devuelve un Booleano y que recibe como parámetro el tipo de dato especificado.</w:t>
      </w:r>
      <w:r w:rsidRPr="00C6759F">
        <w:rPr>
          <w:b/>
          <w:bCs/>
          <w:i/>
          <w:iCs/>
        </w:rPr>
        <w:t xml:space="preserve">                                                                                                           </w:t>
      </w:r>
    </w:p>
    <w:p w:rsidR="005501AE" w:rsidRPr="00C6759F" w:rsidRDefault="005501AE" w:rsidP="005501AE">
      <w:pPr>
        <w:spacing w:before="100" w:beforeAutospacing="1" w:after="100" w:afterAutospacing="1" w:line="240" w:lineRule="auto"/>
        <w:ind w:left="720"/>
        <w:rPr>
          <w:b/>
          <w:bCs/>
          <w:i/>
          <w:iCs/>
        </w:rPr>
      </w:pPr>
      <w:r>
        <w:rPr>
          <w:noProof/>
        </w:rPr>
        <w:drawing>
          <wp:inline distT="0" distB="0" distL="0" distR="0" wp14:anchorId="4B66A8D9" wp14:editId="3C686300">
            <wp:extent cx="4762500" cy="1504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62500" cy="1504950"/>
                    </a:xfrm>
                    <a:prstGeom prst="rect">
                      <a:avLst/>
                    </a:prstGeom>
                  </pic:spPr>
                </pic:pic>
              </a:graphicData>
            </a:graphic>
          </wp:inline>
        </w:drawing>
      </w:r>
    </w:p>
    <w:p w:rsidR="005501AE" w:rsidRDefault="005501AE" w:rsidP="005501AE">
      <w:r>
        <w:tab/>
      </w:r>
      <w:r>
        <w:rPr>
          <w:noProof/>
        </w:rPr>
        <w:drawing>
          <wp:inline distT="0" distB="0" distL="0" distR="0" wp14:anchorId="0BAACC7F" wp14:editId="3273E148">
            <wp:extent cx="4695825" cy="24765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95825" cy="2476500"/>
                    </a:xfrm>
                    <a:prstGeom prst="rect">
                      <a:avLst/>
                    </a:prstGeom>
                  </pic:spPr>
                </pic:pic>
              </a:graphicData>
            </a:graphic>
          </wp:inline>
        </w:drawing>
      </w:r>
    </w:p>
    <w:p w:rsidR="005501AE" w:rsidRDefault="005501AE" w:rsidP="005501AE">
      <w:pPr>
        <w:ind w:left="708"/>
      </w:pPr>
      <w:r>
        <w:t xml:space="preserve">       En este este ejemplo lo que se requiere es eliminar el curso 601. </w:t>
      </w:r>
    </w:p>
    <w:p w:rsidR="005501AE" w:rsidRPr="002A1F67" w:rsidRDefault="005501AE" w:rsidP="005501AE">
      <w:pPr>
        <w:pStyle w:val="Prrafodelista"/>
        <w:numPr>
          <w:ilvl w:val="0"/>
          <w:numId w:val="2"/>
        </w:numPr>
        <w:rPr>
          <w:rFonts w:ascii="Arial" w:hAnsi="Arial" w:cs="Arial"/>
          <w:sz w:val="36"/>
          <w:szCs w:val="36"/>
          <w:u w:val="single"/>
        </w:rPr>
      </w:pPr>
      <w:r>
        <w:t>Para este caso uso el método        RemoveAll();</w:t>
      </w:r>
    </w:p>
    <w:p w:rsidR="005501AE" w:rsidRPr="00710223" w:rsidRDefault="005501AE" w:rsidP="005501AE">
      <w:pPr>
        <w:pStyle w:val="Prrafodelista"/>
        <w:numPr>
          <w:ilvl w:val="0"/>
          <w:numId w:val="2"/>
        </w:numPr>
        <w:rPr>
          <w:rFonts w:ascii="Arial" w:hAnsi="Arial" w:cs="Arial"/>
          <w:sz w:val="36"/>
          <w:szCs w:val="36"/>
          <w:u w:val="single"/>
        </w:rPr>
      </w:pPr>
      <w:r>
        <w:t>Como parámetro le envió “miPredicado” que simplemente es una variable de Tipo Predicado.</w:t>
      </w:r>
    </w:p>
    <w:p w:rsidR="005501AE" w:rsidRPr="00710223" w:rsidRDefault="005501AE" w:rsidP="005501AE">
      <w:pPr>
        <w:pStyle w:val="Prrafodelista"/>
        <w:numPr>
          <w:ilvl w:val="0"/>
          <w:numId w:val="2"/>
        </w:numPr>
        <w:rPr>
          <w:rFonts w:ascii="Arial" w:hAnsi="Arial" w:cs="Arial"/>
          <w:sz w:val="36"/>
          <w:szCs w:val="36"/>
          <w:u w:val="single"/>
        </w:rPr>
      </w:pPr>
      <w:r>
        <w:t>Al momento de crear esta variable de Tipo Predicado le especifico el Tipo de dato que va a evaluar que en este caso es de tipo “Curso” y en la asignación solo me puede devolver un booleano .</w:t>
      </w:r>
    </w:p>
    <w:p w:rsidR="005501AE" w:rsidRPr="002A1F67" w:rsidRDefault="005501AE" w:rsidP="005501AE">
      <w:pPr>
        <w:pStyle w:val="Prrafodelista"/>
        <w:numPr>
          <w:ilvl w:val="0"/>
          <w:numId w:val="2"/>
        </w:numPr>
        <w:rPr>
          <w:rFonts w:ascii="Arial" w:hAnsi="Arial" w:cs="Arial"/>
          <w:sz w:val="36"/>
          <w:szCs w:val="36"/>
          <w:u w:val="single"/>
        </w:rPr>
      </w:pPr>
      <w:r>
        <w:t xml:space="preserve">En este caso asigno un método que me devuelve el objeto que cumpla con las condiciones que requiero (En este ejemplo que el curso sea el 601) </w:t>
      </w:r>
    </w:p>
    <w:p w:rsidR="00682DC1" w:rsidRDefault="00682DC1" w:rsidP="005501AE">
      <w:pPr>
        <w:spacing w:before="100" w:beforeAutospacing="1" w:after="100" w:afterAutospacing="1" w:line="240" w:lineRule="auto"/>
        <w:rPr>
          <w:rFonts w:ascii="Times New Roman" w:hAnsi="Times New Roman" w:cs="Times New Roman"/>
          <w:b/>
          <w:bCs/>
          <w:i/>
          <w:iCs/>
          <w:sz w:val="48"/>
          <w:szCs w:val="48"/>
        </w:rPr>
      </w:pPr>
    </w:p>
    <w:p w:rsidR="00682DC1" w:rsidRDefault="00682DC1" w:rsidP="005501AE">
      <w:pPr>
        <w:spacing w:before="100" w:beforeAutospacing="1" w:after="100" w:afterAutospacing="1" w:line="240" w:lineRule="auto"/>
        <w:rPr>
          <w:rFonts w:ascii="Times New Roman" w:hAnsi="Times New Roman" w:cs="Times New Roman"/>
          <w:b/>
          <w:bCs/>
          <w:i/>
          <w:iCs/>
          <w:sz w:val="48"/>
          <w:szCs w:val="48"/>
        </w:rPr>
      </w:pPr>
    </w:p>
    <w:p w:rsidR="00682DC1" w:rsidRDefault="00682DC1" w:rsidP="005501AE">
      <w:pPr>
        <w:spacing w:before="100" w:beforeAutospacing="1" w:after="100" w:afterAutospacing="1" w:line="240" w:lineRule="auto"/>
        <w:rPr>
          <w:rFonts w:ascii="Times New Roman" w:hAnsi="Times New Roman" w:cs="Times New Roman"/>
          <w:b/>
          <w:bCs/>
          <w:i/>
          <w:iCs/>
          <w:sz w:val="48"/>
          <w:szCs w:val="48"/>
        </w:rPr>
      </w:pPr>
    </w:p>
    <w:p w:rsidR="005501AE" w:rsidRPr="00B31923" w:rsidRDefault="005501AE" w:rsidP="005501AE">
      <w:pPr>
        <w:spacing w:before="100" w:beforeAutospacing="1" w:after="100" w:afterAutospacing="1" w:line="240" w:lineRule="auto"/>
        <w:rPr>
          <w:rFonts w:ascii="Times New Roman" w:hAnsi="Times New Roman" w:cs="Times New Roman"/>
          <w:b/>
          <w:bCs/>
          <w:i/>
          <w:iCs/>
          <w:sz w:val="48"/>
          <w:szCs w:val="48"/>
        </w:rPr>
      </w:pPr>
      <w:r w:rsidRPr="00C6759F">
        <w:rPr>
          <w:rFonts w:ascii="Times New Roman" w:hAnsi="Times New Roman" w:cs="Times New Roman"/>
          <w:b/>
          <w:bCs/>
          <w:i/>
          <w:iCs/>
          <w:sz w:val="48"/>
          <w:szCs w:val="48"/>
        </w:rPr>
        <w:t xml:space="preserve">Predicado </w:t>
      </w:r>
      <w:r>
        <w:rPr>
          <w:rFonts w:ascii="Times New Roman" w:hAnsi="Times New Roman" w:cs="Times New Roman"/>
          <w:b/>
          <w:bCs/>
          <w:i/>
          <w:iCs/>
          <w:sz w:val="48"/>
          <w:szCs w:val="48"/>
        </w:rPr>
        <w:t>- Delegados</w:t>
      </w:r>
    </w:p>
    <w:p w:rsidR="005501AE" w:rsidRDefault="005501AE" w:rsidP="005501AE">
      <w:r>
        <w:t>1.Predicado e utilización de RemoveAll() para una colección:</w:t>
      </w:r>
    </w:p>
    <w:p w:rsidR="005501AE" w:rsidRDefault="005501AE" w:rsidP="005501AE">
      <w:r>
        <w:rPr>
          <w:noProof/>
        </w:rPr>
        <w:drawing>
          <wp:inline distT="0" distB="0" distL="0" distR="0" wp14:anchorId="22964307" wp14:editId="79961C09">
            <wp:extent cx="5612130" cy="183070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1830705"/>
                    </a:xfrm>
                    <a:prstGeom prst="rect">
                      <a:avLst/>
                    </a:prstGeom>
                  </pic:spPr>
                </pic:pic>
              </a:graphicData>
            </a:graphic>
          </wp:inline>
        </w:drawing>
      </w:r>
    </w:p>
    <w:p w:rsidR="005501AE" w:rsidRDefault="005501AE" w:rsidP="005501AE">
      <w:pPr>
        <w:pStyle w:val="NormalWeb"/>
      </w:pPr>
      <w:r>
        <w:t>2.Delegados: Especifican que parámetros de Entrada y de Salida debe tener una función, Ejemplo (Pasos):</w:t>
      </w:r>
    </w:p>
    <w:p w:rsidR="005501AE" w:rsidRDefault="005501AE" w:rsidP="005501AE">
      <w:pPr>
        <w:pStyle w:val="NormalWeb"/>
      </w:pPr>
      <w:r>
        <w:t>a. Definición del delegado:</w:t>
      </w:r>
      <w:r>
        <w:br/>
        <w:t>//PablaClave&lt;tipoDatoEntrada&gt; nomDelegado = metodoDelDelegado;</w:t>
      </w:r>
      <w:r>
        <w:br/>
        <w:t>Predicate&lt;string&gt; isUpper = IsUpperCase;</w:t>
      </w:r>
    </w:p>
    <w:p w:rsidR="005501AE" w:rsidRDefault="005501AE" w:rsidP="005501AE">
      <w:pPr>
        <w:pStyle w:val="NormalWeb"/>
      </w:pPr>
      <w:r>
        <w:t>b. Definición del método que solo retorna TRUE or FALSE =&gt; Evalúa una condición</w:t>
      </w:r>
      <w:r>
        <w:br/>
        <w:t>static bool IsUpperCase(string str){</w:t>
      </w:r>
      <w:r>
        <w:br/>
        <w:t>return str.Equals(str.ToUpper());</w:t>
      </w:r>
      <w:r>
        <w:br/>
        <w:t>}</w:t>
      </w:r>
    </w:p>
    <w:p w:rsidR="005501AE" w:rsidRDefault="005501AE" w:rsidP="005501AE">
      <w:pPr>
        <w:pStyle w:val="NormalWeb"/>
      </w:pPr>
      <w:r>
        <w:t>c. Uso del delegado, result será igual a true dado que es un String el parámetro pasado</w:t>
      </w:r>
    </w:p>
    <w:p w:rsidR="005501AE" w:rsidRPr="00253C10" w:rsidRDefault="005501AE" w:rsidP="005501AE">
      <w:pPr>
        <w:pStyle w:val="NormalWeb"/>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5501AE" w:rsidRDefault="005501AE" w:rsidP="005501AE">
      <w:pPr>
        <w:pStyle w:val="NormalWeb"/>
      </w:pPr>
      <w:r>
        <w:rPr>
          <w:noProof/>
        </w:rPr>
        <w:drawing>
          <wp:inline distT="0" distB="0" distL="0" distR="0" wp14:anchorId="0EBE83D4" wp14:editId="3DD4078D">
            <wp:extent cx="5612130" cy="1271905"/>
            <wp:effectExtent l="0" t="0" r="762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271905"/>
                    </a:xfrm>
                    <a:prstGeom prst="rect">
                      <a:avLst/>
                    </a:prstGeom>
                  </pic:spPr>
                </pic:pic>
              </a:graphicData>
            </a:graphic>
          </wp:inline>
        </w:drawing>
      </w: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rsidR="005501AE" w:rsidRPr="00254CD6" w:rsidRDefault="005501AE" w:rsidP="005501A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254CD6">
        <w:rPr>
          <w:rFonts w:ascii="Times New Roman" w:eastAsia="Times New Roman" w:hAnsi="Times New Roman" w:cs="Times New Roman"/>
          <w:b/>
          <w:bCs/>
          <w:kern w:val="36"/>
          <w:sz w:val="48"/>
          <w:szCs w:val="48"/>
          <w:lang w:eastAsia="es-CO"/>
        </w:rPr>
        <w:t>Lista de Objetos polimórfica</w:t>
      </w:r>
    </w:p>
    <w:p w:rsidR="005501AE" w:rsidRPr="00254CD6"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254CD6">
        <w:rPr>
          <w:rFonts w:ascii="Times New Roman" w:eastAsia="Times New Roman" w:hAnsi="Times New Roman" w:cs="Times New Roman"/>
          <w:sz w:val="24"/>
          <w:szCs w:val="24"/>
          <w:lang w:eastAsia="es-CO"/>
        </w:rPr>
        <w:t>Vamos a crear un método que nos regrese todos los objetos Escuela de la escuela a través de un List de ObjetoEscuelaBase.</w:t>
      </w:r>
    </w:p>
    <w:p w:rsidR="005501AE" w:rsidRPr="00254CD6"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254CD6">
        <w:rPr>
          <w:rFonts w:ascii="Times New Roman" w:eastAsia="Times New Roman" w:hAnsi="Times New Roman" w:cs="Times New Roman"/>
          <w:sz w:val="24"/>
          <w:szCs w:val="24"/>
          <w:lang w:eastAsia="es-CO"/>
        </w:rPr>
        <w:t>En C# podemos realizar validaciones sobre el tipo de objeto que estamos manejando, usando las siguientes palabras clave:</w:t>
      </w:r>
    </w:p>
    <w:p w:rsidR="005501AE" w:rsidRPr="00254CD6" w:rsidRDefault="005501AE" w:rsidP="005501A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254CD6">
        <w:rPr>
          <w:rFonts w:ascii="Times New Roman" w:eastAsia="Times New Roman" w:hAnsi="Times New Roman" w:cs="Times New Roman"/>
          <w:b/>
          <w:bCs/>
          <w:sz w:val="24"/>
          <w:szCs w:val="24"/>
          <w:lang w:eastAsia="es-CO"/>
        </w:rPr>
        <w:t>is</w:t>
      </w:r>
      <w:r w:rsidRPr="00254CD6">
        <w:rPr>
          <w:rFonts w:ascii="Times New Roman" w:eastAsia="Times New Roman" w:hAnsi="Times New Roman" w:cs="Times New Roman"/>
          <w:sz w:val="24"/>
          <w:szCs w:val="24"/>
          <w:lang w:eastAsia="es-CO"/>
        </w:rPr>
        <w:t>, para verificar si un objeto es de un tipo en específico.</w:t>
      </w:r>
    </w:p>
    <w:p w:rsidR="005501AE" w:rsidRPr="00254CD6" w:rsidRDefault="005501AE" w:rsidP="005501AE">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254CD6">
        <w:rPr>
          <w:rFonts w:ascii="Times New Roman" w:eastAsia="Times New Roman" w:hAnsi="Times New Roman" w:cs="Times New Roman"/>
          <w:b/>
          <w:bCs/>
          <w:sz w:val="24"/>
          <w:szCs w:val="24"/>
          <w:lang w:eastAsia="es-CO"/>
        </w:rPr>
        <w:t>as</w:t>
      </w:r>
      <w:r w:rsidRPr="00254CD6">
        <w:rPr>
          <w:rFonts w:ascii="Times New Roman" w:eastAsia="Times New Roman" w:hAnsi="Times New Roman" w:cs="Times New Roman"/>
          <w:sz w:val="24"/>
          <w:szCs w:val="24"/>
          <w:lang w:eastAsia="es-CO"/>
        </w:rPr>
        <w:t>, para tratar un objeto como un tipo específico, en caso de no poder convertir el objeto entonces va a asignar un valor null.</w:t>
      </w: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p>
    <w:p w:rsidR="005501AE" w:rsidRDefault="005501AE" w:rsidP="005501AE">
      <w:pPr>
        <w:spacing w:before="100" w:beforeAutospacing="1" w:after="100" w:afterAutospacing="1" w:line="240" w:lineRule="auto"/>
        <w:rPr>
          <w:rFonts w:ascii="Times New Roman" w:hAnsi="Times New Roman" w:cs="Times New Roman"/>
          <w:b/>
          <w:bCs/>
          <w:i/>
          <w:iCs/>
          <w:sz w:val="48"/>
          <w:szCs w:val="48"/>
        </w:rPr>
      </w:pPr>
      <w:r>
        <w:rPr>
          <w:rFonts w:ascii="Times New Roman" w:hAnsi="Times New Roman" w:cs="Times New Roman"/>
          <w:b/>
          <w:bCs/>
          <w:i/>
          <w:iCs/>
          <w:sz w:val="48"/>
          <w:szCs w:val="48"/>
        </w:rPr>
        <w:t>Realizar validaciones de tipo de objetos</w:t>
      </w:r>
    </w:p>
    <w:p w:rsidR="005501AE" w:rsidRPr="00B31923" w:rsidRDefault="005501AE" w:rsidP="005501AE">
      <w:pPr>
        <w:spacing w:before="100" w:beforeAutospacing="1" w:after="100" w:afterAutospacing="1" w:line="240" w:lineRule="auto"/>
        <w:jc w:val="center"/>
        <w:rPr>
          <w:rFonts w:ascii="Times New Roman" w:hAnsi="Times New Roman" w:cs="Times New Roman"/>
          <w:b/>
          <w:bCs/>
          <w:i/>
          <w:iCs/>
          <w:sz w:val="48"/>
          <w:szCs w:val="48"/>
        </w:rPr>
      </w:pPr>
      <w:r>
        <w:rPr>
          <w:noProof/>
        </w:rPr>
        <w:drawing>
          <wp:inline distT="0" distB="0" distL="0" distR="0" wp14:anchorId="615B2092" wp14:editId="7FFD5B2D">
            <wp:extent cx="4829175" cy="16478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9175" cy="1647825"/>
                    </a:xfrm>
                    <a:prstGeom prst="rect">
                      <a:avLst/>
                    </a:prstGeom>
                  </pic:spPr>
                </pic:pic>
              </a:graphicData>
            </a:graphic>
          </wp:inline>
        </w:drawing>
      </w:r>
    </w:p>
    <w:p w:rsidR="005501AE" w:rsidRDefault="005501AE" w:rsidP="005501AE">
      <w:r>
        <w:t>De esta manera se puede evaluar que “Ob” sea de tipo “Alumno”. En este caso en caso de que el objeto sea de tipo alumno lo va recuperar en una variable llama “alumnoRecuperado”.</w:t>
      </w:r>
    </w:p>
    <w:p w:rsidR="005501AE" w:rsidRDefault="005501AE" w:rsidP="005501AE">
      <w:r>
        <w:t>“(Alumno) ob ” es una forma de Castear o Parsear en este caso “ob” en un “Alumno”</w:t>
      </w:r>
    </w:p>
    <w:p w:rsidR="005501AE" w:rsidRDefault="005501AE" w:rsidP="005501AE">
      <w:pPr>
        <w:jc w:val="center"/>
      </w:pPr>
      <w:r>
        <w:t>=================================================================================================</w:t>
      </w:r>
      <w:r>
        <w:br/>
      </w:r>
      <w:r>
        <w:rPr>
          <w:noProof/>
        </w:rPr>
        <w:drawing>
          <wp:inline distT="0" distB="0" distL="0" distR="0" wp14:anchorId="359FBAE5" wp14:editId="4BD1AC3F">
            <wp:extent cx="5495925" cy="561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95925" cy="561975"/>
                    </a:xfrm>
                    <a:prstGeom prst="rect">
                      <a:avLst/>
                    </a:prstGeom>
                  </pic:spPr>
                </pic:pic>
              </a:graphicData>
            </a:graphic>
          </wp:inline>
        </w:drawing>
      </w:r>
    </w:p>
    <w:p w:rsidR="005501AE" w:rsidRDefault="005501AE" w:rsidP="005501AE">
      <w:r>
        <w:t>De esta otra manera en caso de que la sentencia “ob as Alumno” se cumpla lo devolverá como AlumnoRecuperado2. De no ser asi simplemente alumnoRecuperado2 será null.</w:t>
      </w:r>
    </w:p>
    <w:p w:rsidR="005501AE" w:rsidRDefault="005501AE" w:rsidP="005501AE"/>
    <w:p w:rsidR="005501AE" w:rsidRDefault="005501AE" w:rsidP="005501AE">
      <w:r>
        <w:rPr>
          <w:noProof/>
        </w:rPr>
        <w:lastRenderedPageBreak/>
        <w:drawing>
          <wp:inline distT="0" distB="0" distL="0" distR="0" wp14:anchorId="45C9CA8C" wp14:editId="696C38A5">
            <wp:extent cx="6858000" cy="21723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2172335"/>
                    </a:xfrm>
                    <a:prstGeom prst="rect">
                      <a:avLst/>
                    </a:prstGeom>
                  </pic:spPr>
                </pic:pic>
              </a:graphicData>
            </a:graphic>
          </wp:inline>
        </w:drawing>
      </w:r>
    </w:p>
    <w:p w:rsidR="005501AE" w:rsidRDefault="005501AE" w:rsidP="005501AE"/>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5501AE" w:rsidRPr="00272B37" w:rsidRDefault="005501AE" w:rsidP="005501AE">
      <w:pPr>
        <w:pStyle w:val="Ttulo1"/>
        <w:ind w:left="1416" w:hanging="1416"/>
        <w:rPr>
          <w:i/>
          <w:iCs/>
        </w:rPr>
      </w:pPr>
      <w:r w:rsidRPr="00272B37">
        <w:rPr>
          <w:i/>
          <w:iCs/>
        </w:rPr>
        <w:lastRenderedPageBreak/>
        <w:t>Utilizando ToString para mejorar la depuración</w:t>
      </w:r>
    </w:p>
    <w:p w:rsidR="005501AE" w:rsidRDefault="005501AE" w:rsidP="005501AE">
      <w:pPr>
        <w:pStyle w:val="NormalWeb"/>
      </w:pPr>
      <w:r>
        <w:t>Vamos a sobrescribir el método ToString para mejorar la depuración de nuestro proyecto. Gracias a la herencia podemos sobrescribir el método en nuestra clase padre y todas sus clases hijas también tendrán sobrescrito el método.</w:t>
      </w:r>
    </w:p>
    <w:p w:rsidR="005501AE" w:rsidRDefault="005501AE" w:rsidP="005501AE">
      <w:pPr>
        <w:jc w:val="center"/>
      </w:pPr>
      <w:r>
        <w:rPr>
          <w:noProof/>
        </w:rPr>
        <w:drawing>
          <wp:inline distT="0" distB="0" distL="0" distR="0" wp14:anchorId="77C5FF55" wp14:editId="01E16794">
            <wp:extent cx="4162425" cy="12001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62425" cy="1200150"/>
                    </a:xfrm>
                    <a:prstGeom prst="rect">
                      <a:avLst/>
                    </a:prstGeom>
                  </pic:spPr>
                </pic:pic>
              </a:graphicData>
            </a:graphic>
          </wp:inline>
        </w:drawing>
      </w:r>
    </w:p>
    <w:p w:rsidR="005501AE" w:rsidRDefault="005501AE" w:rsidP="005501AE">
      <w:r>
        <w:t>Sobrescribiendo el método ToString() para que al momento de ver los Objetos en el debugger se muestren justo como los necesito. En este caso se sobrescribió el método en la Clase “Evaluación” para que me imprima exactamente la nota, el alumno y la asignatura.</w:t>
      </w:r>
    </w:p>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5501AE" w:rsidRDefault="005501AE" w:rsidP="005501AE"/>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172F16" w:rsidRDefault="00172F16" w:rsidP="005501AE">
      <w:pPr>
        <w:pStyle w:val="Ttulo1"/>
        <w:ind w:left="1416" w:hanging="1416"/>
        <w:rPr>
          <w:i/>
          <w:iCs/>
        </w:rPr>
      </w:pPr>
    </w:p>
    <w:p w:rsidR="005501AE" w:rsidRDefault="005501AE" w:rsidP="005501AE">
      <w:pPr>
        <w:pStyle w:val="Ttulo1"/>
        <w:ind w:left="1416" w:hanging="1416"/>
        <w:rPr>
          <w:i/>
          <w:iCs/>
        </w:rPr>
      </w:pPr>
      <w:r>
        <w:rPr>
          <w:i/>
          <w:iCs/>
        </w:rPr>
        <w:lastRenderedPageBreak/>
        <w:t>Creacion de Linq</w:t>
      </w:r>
    </w:p>
    <w:p w:rsidR="005501AE" w:rsidRPr="001859A1" w:rsidRDefault="005501AE" w:rsidP="005501AE">
      <w:pPr>
        <w:pStyle w:val="Ttulo1"/>
        <w:ind w:left="1416" w:hanging="1416"/>
        <w:rPr>
          <w:i/>
          <w:iCs/>
        </w:rPr>
      </w:pPr>
      <w:r>
        <w:rPr>
          <w:i/>
          <w:iCs/>
        </w:rPr>
        <w:t xml:space="preserve">Ejemplo 1 </w:t>
      </w:r>
    </w:p>
    <w:p w:rsidR="005501AE" w:rsidRDefault="005501AE" w:rsidP="005501AE">
      <w:r>
        <w:rPr>
          <w:noProof/>
        </w:rPr>
        <w:drawing>
          <wp:inline distT="0" distB="0" distL="0" distR="0" wp14:anchorId="3F4F4A72" wp14:editId="5FE7BB4D">
            <wp:extent cx="6858000" cy="162496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1624965"/>
                    </a:xfrm>
                    <a:prstGeom prst="rect">
                      <a:avLst/>
                    </a:prstGeom>
                  </pic:spPr>
                </pic:pic>
              </a:graphicData>
            </a:graphic>
          </wp:inline>
        </w:drawing>
      </w:r>
    </w:p>
    <w:p w:rsidR="005501AE" w:rsidRDefault="005501AE" w:rsidP="005501AE"/>
    <w:p w:rsidR="005501AE" w:rsidRPr="001859A1" w:rsidRDefault="005501AE" w:rsidP="005501AE">
      <w:pPr>
        <w:pStyle w:val="Ttulo1"/>
        <w:ind w:left="1416" w:hanging="1416"/>
        <w:rPr>
          <w:i/>
          <w:iCs/>
        </w:rPr>
      </w:pPr>
      <w:r>
        <w:rPr>
          <w:i/>
          <w:iCs/>
        </w:rPr>
        <w:t>Ejemplo 2</w:t>
      </w:r>
    </w:p>
    <w:p w:rsidR="005501AE" w:rsidRDefault="005501AE" w:rsidP="005501AE">
      <w:r>
        <w:rPr>
          <w:noProof/>
        </w:rPr>
        <w:drawing>
          <wp:inline distT="0" distB="0" distL="0" distR="0" wp14:anchorId="5809592E" wp14:editId="79AF1C3D">
            <wp:extent cx="4295775" cy="15335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5775" cy="1533525"/>
                    </a:xfrm>
                    <a:prstGeom prst="rect">
                      <a:avLst/>
                    </a:prstGeom>
                  </pic:spPr>
                </pic:pic>
              </a:graphicData>
            </a:graphic>
          </wp:inline>
        </w:drawing>
      </w:r>
    </w:p>
    <w:p w:rsidR="00C478A9" w:rsidRDefault="00C478A9" w:rsidP="005501AE"/>
    <w:p w:rsidR="00C478A9" w:rsidRPr="00C478A9" w:rsidRDefault="00C478A9" w:rsidP="00C478A9">
      <w:pPr>
        <w:pStyle w:val="Ttulo1"/>
        <w:ind w:left="1416" w:hanging="1416"/>
        <w:rPr>
          <w:i/>
          <w:iCs/>
        </w:rPr>
      </w:pPr>
      <w:r>
        <w:rPr>
          <w:i/>
          <w:iCs/>
        </w:rPr>
        <w:t>Ejemplo 3</w:t>
      </w:r>
    </w:p>
    <w:p w:rsidR="00C478A9" w:rsidRDefault="00C478A9" w:rsidP="005501AE">
      <w:r>
        <w:rPr>
          <w:noProof/>
        </w:rPr>
        <w:drawing>
          <wp:inline distT="0" distB="0" distL="0" distR="0" wp14:anchorId="125746A4" wp14:editId="54B919FA">
            <wp:extent cx="5753100" cy="195262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3100" cy="1952625"/>
                    </a:xfrm>
                    <a:prstGeom prst="rect">
                      <a:avLst/>
                    </a:prstGeom>
                  </pic:spPr>
                </pic:pic>
              </a:graphicData>
            </a:graphic>
          </wp:inline>
        </w:drawing>
      </w:r>
    </w:p>
    <w:p w:rsidR="005554BA" w:rsidRDefault="005554BA" w:rsidP="005501AE"/>
    <w:p w:rsidR="005554BA" w:rsidRDefault="005554BA" w:rsidP="005554BA">
      <w:pPr>
        <w:pStyle w:val="Ttulo1"/>
        <w:ind w:left="1416" w:hanging="1416"/>
        <w:rPr>
          <w:i/>
          <w:iCs/>
        </w:rPr>
      </w:pPr>
      <w:r>
        <w:rPr>
          <w:i/>
          <w:iCs/>
        </w:rPr>
        <w:t>Ejemplo 4</w:t>
      </w:r>
    </w:p>
    <w:p w:rsidR="005554BA" w:rsidRDefault="005554BA" w:rsidP="005554BA">
      <w:pPr>
        <w:pStyle w:val="Ttulo1"/>
        <w:ind w:left="1416" w:hanging="1416"/>
        <w:rPr>
          <w:i/>
          <w:iCs/>
        </w:rPr>
      </w:pPr>
      <w:r>
        <w:rPr>
          <w:noProof/>
        </w:rPr>
        <w:lastRenderedPageBreak/>
        <w:drawing>
          <wp:inline distT="0" distB="0" distL="0" distR="0" wp14:anchorId="50C7EB5D" wp14:editId="1CAC5545">
            <wp:extent cx="6858000" cy="2303780"/>
            <wp:effectExtent l="0" t="0" r="0" b="127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2303780"/>
                    </a:xfrm>
                    <a:prstGeom prst="rect">
                      <a:avLst/>
                    </a:prstGeom>
                  </pic:spPr>
                </pic:pic>
              </a:graphicData>
            </a:graphic>
          </wp:inline>
        </w:drawing>
      </w:r>
    </w:p>
    <w:p w:rsidR="00895F3E" w:rsidRDefault="00895F3E" w:rsidP="00895F3E">
      <w:pPr>
        <w:pStyle w:val="Ttulo1"/>
        <w:ind w:left="1416" w:hanging="1416"/>
        <w:rPr>
          <w:i/>
          <w:iCs/>
        </w:rPr>
      </w:pPr>
      <w:r>
        <w:rPr>
          <w:i/>
          <w:iCs/>
        </w:rPr>
        <w:t>Ejemplo 5</w:t>
      </w:r>
    </w:p>
    <w:p w:rsidR="00895F3E" w:rsidRDefault="00895F3E" w:rsidP="005554BA">
      <w:pPr>
        <w:pStyle w:val="Ttulo1"/>
        <w:ind w:left="1416" w:hanging="1416"/>
        <w:rPr>
          <w:i/>
          <w:iCs/>
        </w:rPr>
      </w:pPr>
      <w:r>
        <w:rPr>
          <w:noProof/>
        </w:rPr>
        <w:drawing>
          <wp:inline distT="0" distB="0" distL="0" distR="0" wp14:anchorId="48C45CAB" wp14:editId="6CD2392F">
            <wp:extent cx="5086350" cy="66675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6350" cy="666750"/>
                    </a:xfrm>
                    <a:prstGeom prst="rect">
                      <a:avLst/>
                    </a:prstGeom>
                  </pic:spPr>
                </pic:pic>
              </a:graphicData>
            </a:graphic>
          </wp:inline>
        </w:drawing>
      </w:r>
    </w:p>
    <w:p w:rsidR="00640CDE" w:rsidRDefault="00640CDE" w:rsidP="005554BA">
      <w:pPr>
        <w:pStyle w:val="Ttulo1"/>
        <w:ind w:left="1416" w:hanging="1416"/>
        <w:rPr>
          <w:i/>
          <w:iCs/>
        </w:rPr>
      </w:pPr>
    </w:p>
    <w:p w:rsidR="00640CDE" w:rsidRPr="00856A80" w:rsidRDefault="00640CDE" w:rsidP="005554BA">
      <w:pPr>
        <w:pStyle w:val="Ttulo1"/>
        <w:ind w:left="1416" w:hanging="1416"/>
        <w:rPr>
          <w:i/>
          <w:iCs/>
          <w:lang w:val="en-US"/>
        </w:rPr>
      </w:pPr>
      <w:r w:rsidRPr="00856A80">
        <w:rPr>
          <w:i/>
          <w:iCs/>
          <w:lang w:val="en-US"/>
        </w:rPr>
        <w:t>SQL             LINQ</w:t>
      </w:r>
    </w:p>
    <w:p w:rsidR="005554BA" w:rsidRPr="00856A80" w:rsidRDefault="00640CDE" w:rsidP="005501AE">
      <w:pPr>
        <w:rPr>
          <w:lang w:val="en-US"/>
        </w:rPr>
      </w:pPr>
      <w:r w:rsidRPr="00856A80">
        <w:rPr>
          <w:lang w:val="en-US"/>
        </w:rPr>
        <w:t>SELECT                                           FROM</w:t>
      </w:r>
    </w:p>
    <w:p w:rsidR="00640CDE" w:rsidRDefault="00640CDE" w:rsidP="005501AE">
      <w:pPr>
        <w:rPr>
          <w:lang w:val="en-US"/>
        </w:rPr>
      </w:pPr>
      <w:r w:rsidRPr="00640CDE">
        <w:rPr>
          <w:lang w:val="en-US"/>
        </w:rPr>
        <w:t>FROM                                WHERE or GROUP B</w:t>
      </w:r>
      <w:r>
        <w:rPr>
          <w:lang w:val="en-US"/>
        </w:rPr>
        <w:t>Y</w:t>
      </w:r>
    </w:p>
    <w:p w:rsidR="00640CDE" w:rsidRPr="00856A80" w:rsidRDefault="00640CDE" w:rsidP="00585733">
      <w:pPr>
        <w:rPr>
          <w:lang w:val="en-US"/>
        </w:rPr>
      </w:pPr>
      <w:r w:rsidRPr="00856A80">
        <w:rPr>
          <w:lang w:val="en-US"/>
        </w:rPr>
        <w:t xml:space="preserve">WHERE                              </w:t>
      </w:r>
      <w:r w:rsidR="00585733" w:rsidRPr="00856A80">
        <w:rPr>
          <w:lang w:val="en-US"/>
        </w:rPr>
        <w:t xml:space="preserve">          </w:t>
      </w:r>
      <w:r w:rsidRPr="00856A80">
        <w:rPr>
          <w:lang w:val="en-US"/>
        </w:rPr>
        <w:t xml:space="preserve"> SELECT</w:t>
      </w:r>
    </w:p>
    <w:p w:rsidR="00640CDE" w:rsidRPr="00856A80" w:rsidRDefault="00640CDE" w:rsidP="005501AE">
      <w:pPr>
        <w:rPr>
          <w:lang w:val="en-US"/>
        </w:rPr>
      </w:pPr>
    </w:p>
    <w:p w:rsidR="00EC4675" w:rsidRPr="00856A80" w:rsidRDefault="00EC4675" w:rsidP="005501AE">
      <w:pPr>
        <w:rPr>
          <w:lang w:val="en-US"/>
        </w:rPr>
      </w:pPr>
    </w:p>
    <w:p w:rsidR="00EC4675" w:rsidRPr="00856A80" w:rsidRDefault="00EC4675" w:rsidP="005501AE">
      <w:pPr>
        <w:rPr>
          <w:lang w:val="en-US"/>
        </w:rPr>
      </w:pPr>
    </w:p>
    <w:p w:rsidR="00EC4675" w:rsidRPr="00856A80" w:rsidRDefault="00EC4675" w:rsidP="005501AE">
      <w:pPr>
        <w:rPr>
          <w:lang w:val="en-US"/>
        </w:rPr>
      </w:pPr>
      <w:r w:rsidRPr="00856A80">
        <w:rPr>
          <w:lang w:val="en-US"/>
        </w:rPr>
        <w:t>Links:</w:t>
      </w:r>
    </w:p>
    <w:p w:rsidR="00EC4675" w:rsidRPr="00856A80" w:rsidRDefault="00554A12" w:rsidP="005501AE">
      <w:pPr>
        <w:rPr>
          <w:lang w:val="en-US"/>
        </w:rPr>
      </w:pPr>
      <w:hyperlink r:id="rId59" w:history="1">
        <w:r w:rsidR="00EC4675" w:rsidRPr="00856A80">
          <w:rPr>
            <w:rStyle w:val="Hipervnculo"/>
            <w:lang w:val="en-US"/>
          </w:rPr>
          <w:t>https://docs.microsoft.com/es-es/dotnet/csharp/programming-guide/concepts/linq/introduction-to-linq-queries</w:t>
        </w:r>
      </w:hyperlink>
    </w:p>
    <w:p w:rsidR="00EC4675" w:rsidRPr="00856A80" w:rsidRDefault="00EC4675" w:rsidP="005501AE">
      <w:pPr>
        <w:rPr>
          <w:lang w:val="en-US"/>
        </w:rPr>
      </w:pPr>
      <w:r w:rsidRPr="00856A80">
        <w:rPr>
          <w:lang w:val="en-US"/>
        </w:rPr>
        <w:t>https://docs.microsoft.com/es-es/dotnet/csharp/programming-guide/concepts/linq/basic-linq-query-operations</w:t>
      </w:r>
    </w:p>
    <w:p w:rsidR="005501AE" w:rsidRPr="00856A80" w:rsidRDefault="005501AE" w:rsidP="005501AE">
      <w:pPr>
        <w:rPr>
          <w:lang w:val="en-US"/>
        </w:rPr>
      </w:pPr>
    </w:p>
    <w:p w:rsidR="005501AE" w:rsidRPr="00856A80" w:rsidRDefault="005501AE" w:rsidP="005501AE">
      <w:pPr>
        <w:rPr>
          <w:lang w:val="en-US"/>
        </w:rPr>
      </w:pPr>
    </w:p>
    <w:p w:rsidR="005501AE" w:rsidRPr="00856A80" w:rsidRDefault="005501AE" w:rsidP="005501AE">
      <w:pPr>
        <w:rPr>
          <w:lang w:val="en-US"/>
        </w:rPr>
      </w:pPr>
    </w:p>
    <w:p w:rsidR="005501AE" w:rsidRPr="00856A80" w:rsidRDefault="005501AE" w:rsidP="005501AE">
      <w:pPr>
        <w:rPr>
          <w:lang w:val="en-US"/>
        </w:rPr>
      </w:pPr>
    </w:p>
    <w:p w:rsidR="005501AE" w:rsidRPr="00856A80" w:rsidRDefault="005501AE" w:rsidP="005501AE">
      <w:pPr>
        <w:rPr>
          <w:lang w:val="en-US"/>
        </w:rPr>
      </w:pPr>
    </w:p>
    <w:p w:rsidR="005501AE" w:rsidRPr="00856A80" w:rsidRDefault="005501AE" w:rsidP="005501AE">
      <w:pPr>
        <w:rPr>
          <w:lang w:val="en-US"/>
        </w:rPr>
      </w:pPr>
    </w:p>
    <w:p w:rsidR="005501AE" w:rsidRPr="00856A80" w:rsidRDefault="005501AE" w:rsidP="005501AE">
      <w:pPr>
        <w:rPr>
          <w:lang w:val="en-US"/>
        </w:rPr>
      </w:pPr>
    </w:p>
    <w:p w:rsidR="005501AE" w:rsidRDefault="005501AE" w:rsidP="005501AE">
      <w:pPr>
        <w:pStyle w:val="Ttulo1"/>
      </w:pPr>
      <w:r>
        <w:t>Uso de interfaces</w:t>
      </w:r>
    </w:p>
    <w:p w:rsidR="005501AE" w:rsidRDefault="005501AE" w:rsidP="005501AE">
      <w:pPr>
        <w:pStyle w:val="NormalWeb"/>
      </w:pPr>
      <w:r>
        <w:t>Desde el punto de vista de la programación orientada a objetos cualquier objeto puede ser visto como una interfaz.</w:t>
      </w:r>
    </w:p>
    <w:p w:rsidR="005501AE" w:rsidRPr="00A700C6" w:rsidRDefault="005501AE" w:rsidP="005501AE">
      <w:pPr>
        <w:pStyle w:val="NormalWeb"/>
        <w:rPr>
          <w:lang w:val="es-MX"/>
        </w:rPr>
      </w:pPr>
      <w:r>
        <w:t>Haciendo uso de Linq vamos a seleccionar de nuestra lista de objetos todos los objetos y les haremos casting con ILugar. Si no declaramos que nos retorne sólo los objetos que sean de tipo ILugar, entonces el programa al realizar el casting va a causar errores silenciosos.</w:t>
      </w:r>
    </w:p>
    <w:p w:rsidR="005501AE" w:rsidRDefault="005501AE" w:rsidP="005501AE">
      <w:pPr>
        <w:pStyle w:val="Ttulo1"/>
      </w:pPr>
      <w:r>
        <w:t>Creación y uso de regiones</w:t>
      </w:r>
    </w:p>
    <w:p w:rsidR="005501AE" w:rsidRDefault="005501AE" w:rsidP="005501AE">
      <w:pPr>
        <w:pStyle w:val="NormalWeb"/>
      </w:pPr>
      <w:r>
        <w:t>Una clase con muchas responsabilidades será un indicio de que nuestro código no está totalmente optimizado.</w:t>
      </w:r>
    </w:p>
    <w:p w:rsidR="005501AE" w:rsidRDefault="005501AE" w:rsidP="005501AE">
      <w:pPr>
        <w:pStyle w:val="NormalWeb"/>
      </w:pPr>
      <w:r>
        <w:t xml:space="preserve">Las regiones no cambian a nivel de programación, pero si en la utilización del IDE. Situando código entre </w:t>
      </w:r>
      <w:r>
        <w:rPr>
          <w:rStyle w:val="Textoennegrita"/>
        </w:rPr>
        <w:t>#region</w:t>
      </w:r>
      <w:r>
        <w:t xml:space="preserve"> y </w:t>
      </w:r>
      <w:r>
        <w:rPr>
          <w:rStyle w:val="Textoennegrita"/>
        </w:rPr>
        <w:t>#endregion</w:t>
      </w:r>
      <w:r>
        <w:t>el IDE va a ser capaz de colapsar todo ese bloque de código mejorando la legibilidad de este.</w:t>
      </w: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NormalWeb"/>
      </w:pPr>
    </w:p>
    <w:p w:rsidR="005501AE" w:rsidRDefault="005501AE" w:rsidP="005501AE">
      <w:pPr>
        <w:pStyle w:val="Ttulo1"/>
      </w:pPr>
      <w:r>
        <w:t>Asignación múltiple de variables</w:t>
      </w:r>
    </w:p>
    <w:p w:rsidR="005501AE" w:rsidRDefault="005501AE" w:rsidP="005501AE">
      <w:pPr>
        <w:pStyle w:val="NormalWeb"/>
      </w:pPr>
      <w:r>
        <w:t xml:space="preserve">En lugar de realizar esto: </w:t>
      </w:r>
    </w:p>
    <w:p w:rsidR="005501AE" w:rsidRPr="00A700C6" w:rsidRDefault="005501AE" w:rsidP="005501AE">
      <w:pPr>
        <w:pStyle w:val="NormalWeb"/>
      </w:pPr>
      <w:r>
        <w:rPr>
          <w:noProof/>
        </w:rPr>
        <w:drawing>
          <wp:inline distT="0" distB="0" distL="0" distR="0" wp14:anchorId="4DDB4AE4" wp14:editId="70D4FB0C">
            <wp:extent cx="3209925" cy="11239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9925" cy="1123950"/>
                    </a:xfrm>
                    <a:prstGeom prst="rect">
                      <a:avLst/>
                    </a:prstGeom>
                  </pic:spPr>
                </pic:pic>
              </a:graphicData>
            </a:graphic>
          </wp:inline>
        </w:drawing>
      </w:r>
    </w:p>
    <w:p w:rsidR="005501AE" w:rsidRDefault="005501AE" w:rsidP="005501AE">
      <w:pPr>
        <w:pStyle w:val="NormalWeb"/>
      </w:pPr>
      <w:r>
        <w:t>Se puede realizar de esta manera:</w:t>
      </w:r>
    </w:p>
    <w:p w:rsidR="005501AE" w:rsidRDefault="005501AE" w:rsidP="005501AE">
      <w:pPr>
        <w:pStyle w:val="NormalWeb"/>
      </w:pPr>
      <w:r>
        <w:rPr>
          <w:noProof/>
        </w:rPr>
        <w:drawing>
          <wp:inline distT="0" distB="0" distL="0" distR="0" wp14:anchorId="35AFDC9E" wp14:editId="36AF6A8C">
            <wp:extent cx="6858000" cy="4984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498475"/>
                    </a:xfrm>
                    <a:prstGeom prst="rect">
                      <a:avLst/>
                    </a:prstGeom>
                  </pic:spPr>
                </pic:pic>
              </a:graphicData>
            </a:graphic>
          </wp:inline>
        </w:drawing>
      </w:r>
    </w:p>
    <w:p w:rsidR="005501AE" w:rsidRDefault="005501AE" w:rsidP="005501AE"/>
    <w:p w:rsidR="005501AE" w:rsidRDefault="005501AE" w:rsidP="005501AE"/>
    <w:p w:rsidR="005501AE" w:rsidRDefault="005501AE" w:rsidP="005501AE">
      <w:pPr>
        <w:pStyle w:val="Ttulo1"/>
      </w:pPr>
      <w:r>
        <w:t>Listas de solo Lectura</w:t>
      </w:r>
    </w:p>
    <w:p w:rsidR="005501AE" w:rsidRDefault="005501AE" w:rsidP="005501AE">
      <w:pPr>
        <w:pStyle w:val="NormalWeb"/>
      </w:pPr>
      <w:r>
        <w:t xml:space="preserve">Nuestro método </w:t>
      </w:r>
      <w:r>
        <w:rPr>
          <w:rStyle w:val="nfasis"/>
        </w:rPr>
        <w:t>GetObjetoEscuela</w:t>
      </w:r>
      <w:r>
        <w:t xml:space="preserve"> nos regresa una lista que debe utilizarse solo para lectura de objetos, sin embargo, al regresar un objeto tipo List es posible para el desarrollador añadir nuevos objetos. Podemos solucionar esto cambiando el tipo </w:t>
      </w:r>
      <w:r>
        <w:rPr>
          <w:rStyle w:val="Textoennegrita"/>
        </w:rPr>
        <w:t>List</w:t>
      </w:r>
      <w:r>
        <w:t xml:space="preserve"> por </w:t>
      </w:r>
      <w:r>
        <w:rPr>
          <w:rStyle w:val="Textoennegrita"/>
        </w:rPr>
        <w:t>IReadOnlyList</w:t>
      </w:r>
      <w:r>
        <w:t>.</w:t>
      </w:r>
    </w:p>
    <w:p w:rsidR="005501AE" w:rsidRDefault="005501AE" w:rsidP="005501AE">
      <w:pPr>
        <w:pStyle w:val="NormalWeb"/>
      </w:pPr>
      <w:r>
        <w:t>Recuerda que una buena practica para las listas de datos que son de manera publica es regresar un tipo de lista genérico, como IEnumerable y en los casos donde serán de solo lectura regresar un tipo IReadOnlyList.</w:t>
      </w:r>
    </w:p>
    <w:p w:rsidR="005501AE" w:rsidRDefault="005501AE" w:rsidP="005501AE">
      <w:r>
        <w:rPr>
          <w:noProof/>
        </w:rPr>
        <w:drawing>
          <wp:inline distT="0" distB="0" distL="0" distR="0" wp14:anchorId="02974BD6" wp14:editId="01451575">
            <wp:extent cx="6515100" cy="27813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15100" cy="2781300"/>
                    </a:xfrm>
                    <a:prstGeom prst="rect">
                      <a:avLst/>
                    </a:prstGeom>
                  </pic:spPr>
                </pic:pic>
              </a:graphicData>
            </a:graphic>
          </wp:inline>
        </w:drawing>
      </w:r>
    </w:p>
    <w:p w:rsidR="005501AE" w:rsidRDefault="005501AE" w:rsidP="005501AE">
      <w:pPr>
        <w:jc w:val="center"/>
      </w:pPr>
      <w:r>
        <w:rPr>
          <w:noProof/>
        </w:rPr>
        <w:lastRenderedPageBreak/>
        <w:drawing>
          <wp:inline distT="0" distB="0" distL="0" distR="0" wp14:anchorId="5254CC46" wp14:editId="1A2D6EB2">
            <wp:extent cx="3152775" cy="428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52775" cy="428625"/>
                    </a:xfrm>
                    <a:prstGeom prst="rect">
                      <a:avLst/>
                    </a:prstGeom>
                  </pic:spPr>
                </pic:pic>
              </a:graphicData>
            </a:graphic>
          </wp:inline>
        </w:drawing>
      </w:r>
    </w:p>
    <w:p w:rsidR="005501AE" w:rsidRDefault="005501AE" w:rsidP="005501AE">
      <w:pPr>
        <w:pStyle w:val="Ttulo1"/>
      </w:pPr>
      <w:r>
        <w:t>Diccionario Polimórfico</w:t>
      </w:r>
    </w:p>
    <w:p w:rsidR="005501AE" w:rsidRDefault="005501AE" w:rsidP="005501AE">
      <w:pPr>
        <w:pStyle w:val="NormalWeb"/>
      </w:pPr>
      <w:r>
        <w:t>El objeto tipo Dictionary necesita dos parámetros, el primero es la llave y el segundo es el contenido. Haciendo que la instancia de un Dictionary quede de la siguiente forma:</w:t>
      </w:r>
    </w:p>
    <w:p w:rsidR="005501AE" w:rsidRPr="008B1F19" w:rsidRDefault="005501AE" w:rsidP="005501AE">
      <w:pPr>
        <w:pStyle w:val="HTMLconformatoprevio"/>
        <w:rPr>
          <w:rStyle w:val="CdigoHTML"/>
          <w:lang w:val="en-US"/>
        </w:rPr>
      </w:pPr>
      <w:r w:rsidRPr="008B1F19">
        <w:rPr>
          <w:rStyle w:val="CdigoHTML"/>
          <w:lang w:val="en-US"/>
        </w:rPr>
        <w:t>Dictionary&lt;</w:t>
      </w:r>
      <w:r w:rsidRPr="008B1F19">
        <w:rPr>
          <w:rStyle w:val="hljs-keyword"/>
          <w:lang w:val="en-US"/>
        </w:rPr>
        <w:t>int</w:t>
      </w:r>
      <w:r w:rsidRPr="008B1F19">
        <w:rPr>
          <w:rStyle w:val="CdigoHTML"/>
          <w:lang w:val="en-US"/>
        </w:rPr>
        <w:t xml:space="preserve">, </w:t>
      </w:r>
      <w:r w:rsidRPr="008B1F19">
        <w:rPr>
          <w:rStyle w:val="hljs-builtin"/>
          <w:lang w:val="en-US"/>
        </w:rPr>
        <w:t>string</w:t>
      </w:r>
      <w:r w:rsidRPr="008B1F19">
        <w:rPr>
          <w:rStyle w:val="CdigoHTML"/>
          <w:lang w:val="en-US"/>
        </w:rPr>
        <w:t xml:space="preserve">&gt; diccionario = </w:t>
      </w:r>
      <w:r w:rsidRPr="008B1F19">
        <w:rPr>
          <w:rStyle w:val="hljs-keyword"/>
          <w:lang w:val="en-US"/>
        </w:rPr>
        <w:t>new</w:t>
      </w:r>
      <w:r w:rsidRPr="008B1F19">
        <w:rPr>
          <w:rStyle w:val="CdigoHTML"/>
          <w:lang w:val="en-US"/>
        </w:rPr>
        <w:t xml:space="preserve"> Dictionary&lt;</w:t>
      </w:r>
      <w:r w:rsidRPr="008B1F19">
        <w:rPr>
          <w:rStyle w:val="hljs-keyword"/>
          <w:lang w:val="en-US"/>
        </w:rPr>
        <w:t>int</w:t>
      </w:r>
      <w:r w:rsidRPr="008B1F19">
        <w:rPr>
          <w:rStyle w:val="CdigoHTML"/>
          <w:lang w:val="en-US"/>
        </w:rPr>
        <w:t xml:space="preserve">, </w:t>
      </w:r>
      <w:r w:rsidRPr="008B1F19">
        <w:rPr>
          <w:rStyle w:val="hljs-builtin"/>
          <w:lang w:val="en-US"/>
        </w:rPr>
        <w:t>string</w:t>
      </w:r>
      <w:r w:rsidRPr="008B1F19">
        <w:rPr>
          <w:rStyle w:val="CdigoHTML"/>
          <w:lang w:val="en-US"/>
        </w:rPr>
        <w:t>&gt;();</w:t>
      </w:r>
    </w:p>
    <w:p w:rsidR="005501AE" w:rsidRDefault="005501AE" w:rsidP="005501AE">
      <w:pPr>
        <w:pStyle w:val="NormalWeb"/>
      </w:pPr>
      <w:r>
        <w:t>Las llaves en los diccionarios son únicas.</w:t>
      </w:r>
    </w:p>
    <w:p w:rsidR="005501AE" w:rsidRDefault="005501AE" w:rsidP="005501AE">
      <w:pPr>
        <w:jc w:val="center"/>
      </w:pPr>
      <w:r>
        <w:rPr>
          <w:noProof/>
        </w:rPr>
        <w:drawing>
          <wp:inline distT="0" distB="0" distL="0" distR="0" wp14:anchorId="5BFC5E28" wp14:editId="7BB506E9">
            <wp:extent cx="6200775" cy="128587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00775" cy="1285875"/>
                    </a:xfrm>
                    <a:prstGeom prst="rect">
                      <a:avLst/>
                    </a:prstGeom>
                  </pic:spPr>
                </pic:pic>
              </a:graphicData>
            </a:graphic>
          </wp:inline>
        </w:drawing>
      </w:r>
    </w:p>
    <w:p w:rsidR="005501AE" w:rsidRDefault="005501AE" w:rsidP="005501AE">
      <w:pPr>
        <w:jc w:val="center"/>
      </w:pPr>
      <w:r>
        <w:rPr>
          <w:noProof/>
        </w:rPr>
        <w:drawing>
          <wp:inline distT="0" distB="0" distL="0" distR="0" wp14:anchorId="6AD70570" wp14:editId="55F89000">
            <wp:extent cx="2971800" cy="10096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71800" cy="1009650"/>
                    </a:xfrm>
                    <a:prstGeom prst="rect">
                      <a:avLst/>
                    </a:prstGeom>
                  </pic:spPr>
                </pic:pic>
              </a:graphicData>
            </a:graphic>
          </wp:inline>
        </w:drawing>
      </w:r>
    </w:p>
    <w:p w:rsidR="005501AE" w:rsidRDefault="005501AE" w:rsidP="005501AE">
      <w:pPr>
        <w:jc w:val="center"/>
      </w:pPr>
      <w:r>
        <w:rPr>
          <w:noProof/>
        </w:rPr>
        <w:drawing>
          <wp:inline distT="0" distB="0" distL="0" distR="0" wp14:anchorId="3BB922A6" wp14:editId="4872FB31">
            <wp:extent cx="6858000" cy="154368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8000" cy="1543685"/>
                    </a:xfrm>
                    <a:prstGeom prst="rect">
                      <a:avLst/>
                    </a:prstGeom>
                  </pic:spPr>
                </pic:pic>
              </a:graphicData>
            </a:graphic>
          </wp:inline>
        </w:drawing>
      </w:r>
    </w:p>
    <w:p w:rsidR="005501AE" w:rsidRDefault="005501AE" w:rsidP="005501AE">
      <w:pPr>
        <w:jc w:val="center"/>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r>
        <w:t>Estructuras Simples en lugar de clases.</w:t>
      </w:r>
    </w:p>
    <w:p w:rsidR="005501AE" w:rsidRDefault="005501AE" w:rsidP="005501AE">
      <w:pPr>
        <w:pStyle w:val="NormalWeb"/>
      </w:pPr>
      <w:r>
        <w:t>En este caso se crean unas constantes que pueden ser creadas también en una clase. Pero en lugar de crearlas como una clase se puede crear como se visualiza en la imagen con la palabra clave “</w:t>
      </w:r>
      <w:r w:rsidRPr="004329FB">
        <w:rPr>
          <w:b/>
          <w:bCs/>
          <w:i/>
          <w:iCs/>
        </w:rPr>
        <w:t>struct</w:t>
      </w:r>
      <w:r>
        <w:t>”</w:t>
      </w:r>
    </w:p>
    <w:p w:rsidR="005501AE" w:rsidRPr="00113CB4"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113CB4">
        <w:rPr>
          <w:rFonts w:ascii="Times New Roman" w:eastAsia="Times New Roman" w:hAnsi="Times New Roman" w:cs="Times New Roman"/>
          <w:sz w:val="24"/>
          <w:szCs w:val="24"/>
          <w:lang w:eastAsia="es-CO"/>
        </w:rPr>
        <w:t>Las estructuras son un tipo de clase que pueden ser usadas para almacenar objetos que directamente contienen datos, uno de sus usos es pequeñas estructuras de datos y para los diccionarios como es el caso de la clase.</w:t>
      </w:r>
    </w:p>
    <w:p w:rsidR="005501AE" w:rsidRPr="00113CB4"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113CB4">
        <w:rPr>
          <w:rFonts w:ascii="Times New Roman" w:eastAsia="Times New Roman" w:hAnsi="Times New Roman" w:cs="Times New Roman"/>
          <w:sz w:val="24"/>
          <w:szCs w:val="24"/>
          <w:lang w:eastAsia="es-CO"/>
        </w:rPr>
        <w:t>Estas son algunas de las características de las estructuras:</w:t>
      </w:r>
    </w:p>
    <w:p w:rsidR="005501AE" w:rsidRPr="009941C3"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113CB4">
        <w:rPr>
          <w:rFonts w:ascii="Times New Roman" w:eastAsia="Times New Roman" w:hAnsi="Times New Roman" w:cs="Times New Roman"/>
          <w:sz w:val="24"/>
          <w:szCs w:val="24"/>
          <w:lang w:eastAsia="es-CO"/>
        </w:rPr>
        <w:t>• No pueden tener un constructor sin parámetros.</w:t>
      </w:r>
      <w:r w:rsidRPr="00113CB4">
        <w:rPr>
          <w:rFonts w:ascii="Times New Roman" w:eastAsia="Times New Roman" w:hAnsi="Times New Roman" w:cs="Times New Roman"/>
          <w:sz w:val="24"/>
          <w:szCs w:val="24"/>
          <w:lang w:eastAsia="es-CO"/>
        </w:rPr>
        <w:br/>
        <w:t>• Guardan los valores y no la referencia a la memoria como es el caso de las clases.</w:t>
      </w:r>
      <w:r w:rsidRPr="00113CB4">
        <w:rPr>
          <w:rFonts w:ascii="Times New Roman" w:eastAsia="Times New Roman" w:hAnsi="Times New Roman" w:cs="Times New Roman"/>
          <w:sz w:val="24"/>
          <w:szCs w:val="24"/>
          <w:lang w:eastAsia="es-CO"/>
        </w:rPr>
        <w:br/>
        <w:t>• Pueden ser instanciadas sin usar new.</w:t>
      </w:r>
      <w:r w:rsidRPr="00113CB4">
        <w:rPr>
          <w:rFonts w:ascii="Times New Roman" w:eastAsia="Times New Roman" w:hAnsi="Times New Roman" w:cs="Times New Roman"/>
          <w:sz w:val="24"/>
          <w:szCs w:val="24"/>
          <w:lang w:eastAsia="es-CO"/>
        </w:rPr>
        <w:br/>
        <w:t>• No pueden heredar de otras estructuras o clases pero si implementar interfaces.</w:t>
      </w:r>
      <w:r w:rsidRPr="00113CB4">
        <w:rPr>
          <w:rFonts w:ascii="Times New Roman" w:eastAsia="Times New Roman" w:hAnsi="Times New Roman" w:cs="Times New Roman"/>
          <w:sz w:val="24"/>
          <w:szCs w:val="24"/>
          <w:lang w:eastAsia="es-CO"/>
        </w:rPr>
        <w:br/>
        <w:t>• Los modificadores abstract y sealed no pueden usarse en ellas.</w:t>
      </w:r>
      <w:r w:rsidRPr="00113CB4">
        <w:rPr>
          <w:rFonts w:ascii="Times New Roman" w:eastAsia="Times New Roman" w:hAnsi="Times New Roman" w:cs="Times New Roman"/>
          <w:sz w:val="24"/>
          <w:szCs w:val="24"/>
          <w:lang w:eastAsia="es-CO"/>
        </w:rPr>
        <w:br/>
        <w:t>• Se les puede asignar null como valor.</w:t>
      </w:r>
    </w:p>
    <w:p w:rsidR="005501AE" w:rsidRDefault="005501AE" w:rsidP="005501AE">
      <w:pPr>
        <w:pStyle w:val="NormalWeb"/>
      </w:pPr>
      <w:r>
        <w:rPr>
          <w:noProof/>
        </w:rPr>
        <w:drawing>
          <wp:inline distT="0" distB="0" distL="0" distR="0" wp14:anchorId="7E1B6C2D" wp14:editId="7D11F155">
            <wp:extent cx="6772275" cy="37242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772275" cy="3724275"/>
                    </a:xfrm>
                    <a:prstGeom prst="rect">
                      <a:avLst/>
                    </a:prstGeom>
                  </pic:spPr>
                </pic:pic>
              </a:graphicData>
            </a:graphic>
          </wp:inline>
        </w:drawing>
      </w:r>
    </w:p>
    <w:p w:rsidR="005501AE" w:rsidRDefault="005501AE" w:rsidP="005501AE">
      <w:pPr>
        <w:pStyle w:val="NormalWeb"/>
      </w:pPr>
    </w:p>
    <w:p w:rsidR="005501AE" w:rsidRDefault="005501AE" w:rsidP="005501AE">
      <w:pPr>
        <w:pStyle w:val="NormalWeb"/>
      </w:pPr>
    </w:p>
    <w:p w:rsidR="005501AE" w:rsidRDefault="005501AE" w:rsidP="005501AE">
      <w:pPr>
        <w:pStyle w:val="Ttulo1"/>
      </w:pPr>
    </w:p>
    <w:p w:rsidR="005501AE" w:rsidRDefault="005501AE" w:rsidP="005501AE">
      <w:pPr>
        <w:pStyle w:val="Ttulo1"/>
      </w:pPr>
    </w:p>
    <w:p w:rsidR="005501AE" w:rsidRDefault="005501AE" w:rsidP="005501AE">
      <w:pPr>
        <w:pStyle w:val="Ttulo1"/>
      </w:pPr>
      <w:r>
        <w:t>Uso de numeraciones en</w:t>
      </w:r>
      <w:bookmarkStart w:id="1" w:name="_Hlk45052642"/>
      <w:r>
        <w:t xml:space="preserve"> diccionario</w:t>
      </w:r>
      <w:bookmarkEnd w:id="1"/>
    </w:p>
    <w:p w:rsidR="005501AE" w:rsidRDefault="005501AE" w:rsidP="005501AE">
      <w:pPr>
        <w:pStyle w:val="NormalWeb"/>
      </w:pPr>
      <w:r>
        <w:t>Teniendo un diccionario que sus llaves sean de tipo string vamos a encontrarnos con un problema al momento de programar: podríamos equivocarnos en el nombre de la llave escribiendo “cursos” en lugar de “Cursos”, esto ocasionaría que estemos accediendo a un lugar distinto del diccionario.</w:t>
      </w:r>
    </w:p>
    <w:p w:rsidR="005501AE" w:rsidRDefault="005501AE" w:rsidP="005501AE">
      <w:pPr>
        <w:pStyle w:val="NormalWeb"/>
      </w:pPr>
      <w:r>
        <w:t xml:space="preserve">Para solucionar nuestro problema podemos hacer uso de variables constantes, pero solamente funcionaria dentro del fragmento de código actual. Una mejor solución seria hacer uso de un </w:t>
      </w:r>
      <w:r>
        <w:rPr>
          <w:rStyle w:val="Textoennegrita"/>
        </w:rPr>
        <w:t>enum</w:t>
      </w:r>
      <w:r>
        <w:t xml:space="preserve"> con los distintos nombres de las llaves y cambiar el tipo de la llave del diccionario de string a enum.</w:t>
      </w: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r>
        <w:t>Declaración de constantes</w:t>
      </w:r>
    </w:p>
    <w:p w:rsidR="005501AE" w:rsidRDefault="005501AE" w:rsidP="005501AE">
      <w:r>
        <w:rPr>
          <w:noProof/>
        </w:rPr>
        <w:drawing>
          <wp:inline distT="0" distB="0" distL="0" distR="0" wp14:anchorId="346434CD" wp14:editId="034A7E1C">
            <wp:extent cx="6781800" cy="100012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781800" cy="1000125"/>
                    </a:xfrm>
                    <a:prstGeom prst="rect">
                      <a:avLst/>
                    </a:prstGeom>
                  </pic:spPr>
                </pic:pic>
              </a:graphicData>
            </a:graphic>
          </wp:inline>
        </w:drawing>
      </w:r>
    </w:p>
    <w:p w:rsidR="005501AE" w:rsidRDefault="005501AE" w:rsidP="005501AE"/>
    <w:p w:rsidR="005501AE" w:rsidRDefault="005501AE" w:rsidP="005501AE"/>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p>
    <w:p w:rsidR="005501AE" w:rsidRDefault="005501AE" w:rsidP="005501AE">
      <w:pPr>
        <w:pStyle w:val="Ttulo1"/>
      </w:pPr>
      <w:r>
        <w:t>Uso de la sentencia switch</w:t>
      </w:r>
    </w:p>
    <w:p w:rsidR="005501AE" w:rsidRDefault="005501AE" w:rsidP="005501AE">
      <w:pPr>
        <w:pStyle w:val="NormalWeb"/>
      </w:pPr>
      <w:r>
        <w:t>La sentencia switch es más fácil de leer y por lo tanto una mejor opción cuando empiezas a tener muchas comparaciones con sentencias if.</w:t>
      </w:r>
    </w:p>
    <w:p w:rsidR="005501AE" w:rsidRDefault="005501AE" w:rsidP="005501AE">
      <w:pPr>
        <w:pStyle w:val="NormalWeb"/>
      </w:pPr>
      <w:r>
        <w:t xml:space="preserve">En switch debes elegir sobre que variable vas a hacer las comparaciones, luego programas cada caso de la variable dentro del bloque </w:t>
      </w:r>
      <w:r>
        <w:rPr>
          <w:rStyle w:val="Textoennegrita"/>
          <w:i/>
          <w:iCs/>
        </w:rPr>
        <w:t>case</w:t>
      </w:r>
      <w:r>
        <w:t xml:space="preserve"> y cierras este bloque con la palabra </w:t>
      </w:r>
      <w:r>
        <w:rPr>
          <w:rStyle w:val="Textoennegrita"/>
          <w:i/>
          <w:iCs/>
        </w:rPr>
        <w:t>break</w:t>
      </w:r>
      <w:r>
        <w:t>.</w:t>
      </w:r>
    </w:p>
    <w:p w:rsidR="005501AE" w:rsidRDefault="005501AE" w:rsidP="005501AE">
      <w:pPr>
        <w:pStyle w:val="NormalWeb"/>
      </w:pPr>
      <w:r>
        <w:t xml:space="preserve">Por último, al final del switch debes marcar el caso por </w:t>
      </w:r>
      <w:r>
        <w:rPr>
          <w:rStyle w:val="Textoennegrita"/>
          <w:i/>
          <w:iCs/>
        </w:rPr>
        <w:t>default</w:t>
      </w:r>
      <w:r>
        <w:t xml:space="preserve"> que se ejecutara cuando no coincida con ningún caso que programaste.</w:t>
      </w:r>
    </w:p>
    <w:p w:rsidR="005501AE" w:rsidRDefault="005501AE" w:rsidP="005501AE">
      <w:pPr>
        <w:jc w:val="center"/>
      </w:pPr>
      <w:r>
        <w:rPr>
          <w:noProof/>
        </w:rPr>
        <w:drawing>
          <wp:inline distT="0" distB="0" distL="0" distR="0" wp14:anchorId="5BD49F48" wp14:editId="06EF8652">
            <wp:extent cx="5076825" cy="32956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76825" cy="3295650"/>
                    </a:xfrm>
                    <a:prstGeom prst="rect">
                      <a:avLst/>
                    </a:prstGeom>
                  </pic:spPr>
                </pic:pic>
              </a:graphicData>
            </a:graphic>
          </wp:inline>
        </w:drawing>
      </w: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Default="005501AE" w:rsidP="005501AE">
      <w:pPr>
        <w:jc w:val="center"/>
      </w:pPr>
    </w:p>
    <w:p w:rsidR="005501AE" w:rsidRPr="006B5DC8" w:rsidRDefault="005501AE" w:rsidP="005501AE">
      <w:pPr>
        <w:spacing w:before="100" w:beforeAutospacing="1" w:after="100" w:afterAutospacing="1" w:line="240" w:lineRule="auto"/>
        <w:rPr>
          <w:rFonts w:ascii="Times New Roman" w:eastAsia="Times New Roman" w:hAnsi="Times New Roman" w:cs="Times New Roman"/>
          <w:sz w:val="48"/>
          <w:szCs w:val="48"/>
          <w:lang w:eastAsia="es-CO"/>
        </w:rPr>
      </w:pPr>
      <w:ins w:id="2" w:author="Unknown">
        <w:r w:rsidRPr="006B5DC8">
          <w:rPr>
            <w:rFonts w:ascii="Times New Roman" w:eastAsia="Times New Roman" w:hAnsi="Times New Roman" w:cs="Times New Roman"/>
            <w:b/>
            <w:bCs/>
            <w:sz w:val="48"/>
            <w:szCs w:val="48"/>
            <w:lang w:eastAsia="es-CO"/>
          </w:rPr>
          <w:t>Diferencia entre Math y MathF</w:t>
        </w:r>
      </w:ins>
    </w:p>
    <w:p w:rsidR="005501AE" w:rsidRPr="006B5DC8"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6B5DC8">
        <w:rPr>
          <w:rFonts w:ascii="Times New Roman" w:eastAsia="Times New Roman" w:hAnsi="Times New Roman" w:cs="Times New Roman"/>
          <w:b/>
          <w:bCs/>
          <w:sz w:val="24"/>
          <w:szCs w:val="24"/>
          <w:lang w:eastAsia="es-CO"/>
        </w:rPr>
        <w:t>Math y MathF:</w:t>
      </w:r>
      <w:r w:rsidRPr="006B5DC8">
        <w:rPr>
          <w:rFonts w:ascii="Times New Roman" w:eastAsia="Times New Roman" w:hAnsi="Times New Roman" w:cs="Times New Roman"/>
          <w:sz w:val="24"/>
          <w:szCs w:val="24"/>
          <w:lang w:eastAsia="es-CO"/>
        </w:rPr>
        <w:t xml:space="preserve"> Proporciona constantes y métodos estáticos para funciones trigonométricas, logarítmicas y otras funciones matemáticas comunes.</w:t>
      </w:r>
    </w:p>
    <w:p w:rsidR="005501AE" w:rsidRPr="006B5DC8" w:rsidRDefault="005501AE" w:rsidP="005501AE">
      <w:pPr>
        <w:spacing w:before="100" w:beforeAutospacing="1" w:after="100" w:afterAutospacing="1" w:line="240" w:lineRule="auto"/>
        <w:rPr>
          <w:rFonts w:ascii="Times New Roman" w:eastAsia="Times New Roman" w:hAnsi="Times New Roman" w:cs="Times New Roman"/>
          <w:sz w:val="24"/>
          <w:szCs w:val="24"/>
          <w:lang w:eastAsia="es-CO"/>
        </w:rPr>
      </w:pPr>
      <w:r w:rsidRPr="006B5DC8">
        <w:rPr>
          <w:rFonts w:ascii="Times New Roman" w:eastAsia="Times New Roman" w:hAnsi="Times New Roman" w:cs="Times New Roman"/>
          <w:b/>
          <w:bCs/>
          <w:sz w:val="24"/>
          <w:szCs w:val="24"/>
          <w:lang w:eastAsia="es-CO"/>
        </w:rPr>
        <w:t>MathF:</w:t>
      </w:r>
      <w:r w:rsidRPr="006B5DC8">
        <w:rPr>
          <w:rFonts w:ascii="Times New Roman" w:eastAsia="Times New Roman" w:hAnsi="Times New Roman" w:cs="Times New Roman"/>
          <w:sz w:val="24"/>
          <w:szCs w:val="24"/>
          <w:lang w:eastAsia="es-CO"/>
        </w:rPr>
        <w:t xml:space="preserve"> Los campos y métodos estáticos de la </w:t>
      </w:r>
      <w:ins w:id="3" w:author="Unknown">
        <w:r w:rsidRPr="006B5DC8">
          <w:rPr>
            <w:rFonts w:ascii="Times New Roman" w:eastAsia="Times New Roman" w:hAnsi="Times New Roman" w:cs="Times New Roman"/>
            <w:i/>
            <w:iCs/>
            <w:sz w:val="24"/>
            <w:szCs w:val="24"/>
            <w:lang w:eastAsia="es-CO"/>
          </w:rPr>
          <w:t>clase MathF</w:t>
        </w:r>
      </w:ins>
      <w:r w:rsidRPr="006B5DC8">
        <w:rPr>
          <w:rFonts w:ascii="Times New Roman" w:eastAsia="Times New Roman" w:hAnsi="Times New Roman" w:cs="Times New Roman"/>
          <w:sz w:val="24"/>
          <w:szCs w:val="24"/>
          <w:lang w:eastAsia="es-CO"/>
        </w:rPr>
        <w:t xml:space="preserve"> corresponden a los de la </w:t>
      </w:r>
      <w:ins w:id="4" w:author="Unknown">
        <w:r w:rsidRPr="006B5DC8">
          <w:rPr>
            <w:rFonts w:ascii="Times New Roman" w:eastAsia="Times New Roman" w:hAnsi="Times New Roman" w:cs="Times New Roman"/>
            <w:i/>
            <w:iCs/>
            <w:sz w:val="24"/>
            <w:szCs w:val="24"/>
            <w:lang w:eastAsia="es-CO"/>
          </w:rPr>
          <w:t>clase Math</w:t>
        </w:r>
      </w:ins>
      <w:r w:rsidRPr="006B5DC8">
        <w:rPr>
          <w:rFonts w:ascii="Times New Roman" w:eastAsia="Times New Roman" w:hAnsi="Times New Roman" w:cs="Times New Roman"/>
          <w:sz w:val="24"/>
          <w:szCs w:val="24"/>
          <w:lang w:eastAsia="es-CO"/>
        </w:rPr>
        <w:t xml:space="preserve"> , excepto que sus parámetros son de tipo </w:t>
      </w:r>
      <w:ins w:id="5" w:author="Unknown">
        <w:r w:rsidRPr="006B5DC8">
          <w:rPr>
            <w:rFonts w:ascii="Times New Roman" w:eastAsia="Times New Roman" w:hAnsi="Times New Roman" w:cs="Times New Roman"/>
            <w:sz w:val="24"/>
            <w:szCs w:val="24"/>
            <w:lang w:eastAsia="es-CO"/>
          </w:rPr>
          <w:t>Single</w:t>
        </w:r>
      </w:ins>
      <w:r w:rsidRPr="006B5DC8">
        <w:rPr>
          <w:rFonts w:ascii="Times New Roman" w:eastAsia="Times New Roman" w:hAnsi="Times New Roman" w:cs="Times New Roman"/>
          <w:sz w:val="24"/>
          <w:szCs w:val="24"/>
          <w:lang w:eastAsia="es-CO"/>
        </w:rPr>
        <w:t xml:space="preserve"> en lugar de </w:t>
      </w:r>
      <w:ins w:id="6" w:author="Unknown">
        <w:r w:rsidRPr="006B5DC8">
          <w:rPr>
            <w:rFonts w:ascii="Times New Roman" w:eastAsia="Times New Roman" w:hAnsi="Times New Roman" w:cs="Times New Roman"/>
            <w:sz w:val="24"/>
            <w:szCs w:val="24"/>
            <w:lang w:eastAsia="es-CO"/>
          </w:rPr>
          <w:t>Double</w:t>
        </w:r>
      </w:ins>
      <w:r w:rsidRPr="006B5DC8">
        <w:rPr>
          <w:rFonts w:ascii="Times New Roman" w:eastAsia="Times New Roman" w:hAnsi="Times New Roman" w:cs="Times New Roman"/>
          <w:sz w:val="24"/>
          <w:szCs w:val="24"/>
          <w:lang w:eastAsia="es-CO"/>
        </w:rPr>
        <w:t xml:space="preserve"> , y devuelven valores </w:t>
      </w:r>
      <w:ins w:id="7" w:author="Unknown">
        <w:r w:rsidRPr="006B5DC8">
          <w:rPr>
            <w:rFonts w:ascii="Times New Roman" w:eastAsia="Times New Roman" w:hAnsi="Times New Roman" w:cs="Times New Roman"/>
            <w:sz w:val="24"/>
            <w:szCs w:val="24"/>
            <w:lang w:eastAsia="es-CO"/>
          </w:rPr>
          <w:t>Single</w:t>
        </w:r>
      </w:ins>
      <w:r w:rsidRPr="006B5DC8">
        <w:rPr>
          <w:rFonts w:ascii="Times New Roman" w:eastAsia="Times New Roman" w:hAnsi="Times New Roman" w:cs="Times New Roman"/>
          <w:sz w:val="24"/>
          <w:szCs w:val="24"/>
          <w:lang w:eastAsia="es-CO"/>
        </w:rPr>
        <w:t xml:space="preserve"> en lugar de </w:t>
      </w:r>
      <w:ins w:id="8" w:author="Unknown">
        <w:r w:rsidRPr="006B5DC8">
          <w:rPr>
            <w:rFonts w:ascii="Times New Roman" w:eastAsia="Times New Roman" w:hAnsi="Times New Roman" w:cs="Times New Roman"/>
            <w:sz w:val="24"/>
            <w:szCs w:val="24"/>
            <w:lang w:eastAsia="es-CO"/>
          </w:rPr>
          <w:t>Double</w:t>
        </w:r>
      </w:ins>
      <w:r w:rsidRPr="006B5DC8">
        <w:rPr>
          <w:rFonts w:ascii="Times New Roman" w:eastAsia="Times New Roman" w:hAnsi="Times New Roman" w:cs="Times New Roman"/>
          <w:sz w:val="24"/>
          <w:szCs w:val="24"/>
          <w:lang w:eastAsia="es-CO"/>
        </w:rPr>
        <w:t xml:space="preserve"> .</w:t>
      </w:r>
    </w:p>
    <w:p w:rsidR="005501AE" w:rsidRDefault="005501AE" w:rsidP="005501AE">
      <w:pPr>
        <w:jc w:val="center"/>
      </w:pPr>
      <w:r>
        <w:rPr>
          <w:noProof/>
        </w:rPr>
        <w:drawing>
          <wp:inline distT="0" distB="0" distL="0" distR="0" wp14:anchorId="2E00B741" wp14:editId="6C830CAE">
            <wp:extent cx="4276725" cy="53340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76725" cy="533400"/>
                    </a:xfrm>
                    <a:prstGeom prst="rect">
                      <a:avLst/>
                    </a:prstGeom>
                  </pic:spPr>
                </pic:pic>
              </a:graphicData>
            </a:graphic>
          </wp:inline>
        </w:drawing>
      </w:r>
    </w:p>
    <w:p w:rsidR="005501AE" w:rsidRDefault="005501AE" w:rsidP="005501AE">
      <w:pPr>
        <w:jc w:val="center"/>
      </w:pPr>
      <w:r>
        <w:t>En este caso MathF.Round recibe dos parámetros el valor a redondear y la cantidad de valores que quiero dejar.</w:t>
      </w:r>
    </w:p>
    <w:p w:rsidR="005501AE" w:rsidRDefault="005501AE" w:rsidP="005501AE">
      <w:pPr>
        <w:jc w:val="center"/>
      </w:pPr>
      <w:r>
        <w:t>MathF.Round(</w:t>
      </w:r>
      <w:r w:rsidRPr="006B5DC8">
        <w:rPr>
          <w:b/>
          <w:bCs/>
          <w:i/>
          <w:iCs/>
        </w:rPr>
        <w:t>Valor</w:t>
      </w:r>
      <w:r>
        <w:t>,</w:t>
      </w:r>
      <w:r w:rsidRPr="006B5DC8">
        <w:rPr>
          <w:b/>
          <w:bCs/>
          <w:i/>
          <w:iCs/>
        </w:rPr>
        <w:t>CantidadDecimales</w:t>
      </w:r>
      <w:r>
        <w:t>)</w:t>
      </w:r>
    </w:p>
    <w:p w:rsidR="005501AE" w:rsidRDefault="005501AE" w:rsidP="005501AE">
      <w:pPr>
        <w:jc w:val="center"/>
      </w:pPr>
      <w:r>
        <w:rPr>
          <w:noProof/>
        </w:rPr>
        <w:drawing>
          <wp:inline distT="0" distB="0" distL="0" distR="0" wp14:anchorId="7A8A67C4" wp14:editId="2ABBD473">
            <wp:extent cx="2419350" cy="9906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19350" cy="990600"/>
                    </a:xfrm>
                    <a:prstGeom prst="rect">
                      <a:avLst/>
                    </a:prstGeom>
                  </pic:spPr>
                </pic:pic>
              </a:graphicData>
            </a:graphic>
          </wp:inline>
        </w:drawing>
      </w:r>
    </w:p>
    <w:p w:rsidR="005501AE" w:rsidRDefault="005501AE" w:rsidP="005501AE">
      <w:pPr>
        <w:jc w:val="cente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p>
    <w:p w:rsidR="005501AE" w:rsidRDefault="005501AE" w:rsidP="005501AE">
      <w:pPr>
        <w:rPr>
          <w:rFonts w:ascii="Times New Roman" w:eastAsia="Times New Roman" w:hAnsi="Times New Roman" w:cs="Times New Roman"/>
          <w:b/>
          <w:bCs/>
          <w:sz w:val="48"/>
          <w:szCs w:val="48"/>
          <w:lang w:eastAsia="es-CO"/>
        </w:rPr>
      </w:pPr>
      <w:r>
        <w:rPr>
          <w:rFonts w:ascii="Times New Roman" w:eastAsia="Times New Roman" w:hAnsi="Times New Roman" w:cs="Times New Roman"/>
          <w:b/>
          <w:bCs/>
          <w:sz w:val="48"/>
          <w:szCs w:val="48"/>
          <w:lang w:eastAsia="es-CO"/>
        </w:rPr>
        <w:t xml:space="preserve">Declaración de variables de salida </w:t>
      </w:r>
    </w:p>
    <w:p w:rsidR="005501AE" w:rsidRDefault="005501AE" w:rsidP="005501AE">
      <w:pPr>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Dentro de un método puedo devolver una variable que se usó dentro del mismo. Para esto uso la palabra clase </w:t>
      </w:r>
      <w:r w:rsidRPr="00ED0726">
        <w:rPr>
          <w:rFonts w:ascii="Times New Roman" w:eastAsia="Times New Roman" w:hAnsi="Times New Roman" w:cs="Times New Roman"/>
          <w:b/>
          <w:bCs/>
          <w:sz w:val="24"/>
          <w:szCs w:val="24"/>
          <w:lang w:eastAsia="es-CO"/>
        </w:rPr>
        <w:t>out</w:t>
      </w:r>
      <w:r>
        <w:rPr>
          <w:rFonts w:ascii="Times New Roman" w:eastAsia="Times New Roman" w:hAnsi="Times New Roman" w:cs="Times New Roman"/>
          <w:b/>
          <w:bCs/>
          <w:sz w:val="24"/>
          <w:szCs w:val="24"/>
          <w:lang w:eastAsia="es-CO"/>
        </w:rPr>
        <w:t xml:space="preserve"> </w:t>
      </w:r>
      <w:r w:rsidRPr="00ED0726">
        <w:rPr>
          <w:rFonts w:ascii="Times New Roman" w:eastAsia="Times New Roman" w:hAnsi="Times New Roman" w:cs="Times New Roman"/>
          <w:sz w:val="24"/>
          <w:szCs w:val="24"/>
          <w:lang w:eastAsia="es-CO"/>
        </w:rPr>
        <w:t>luego el</w:t>
      </w:r>
      <w:r>
        <w:rPr>
          <w:rFonts w:ascii="Times New Roman" w:eastAsia="Times New Roman" w:hAnsi="Times New Roman" w:cs="Times New Roman"/>
          <w:b/>
          <w:bCs/>
          <w:sz w:val="24"/>
          <w:szCs w:val="24"/>
          <w:lang w:eastAsia="es-CO"/>
        </w:rPr>
        <w:t xml:space="preserve"> tipo de variable </w:t>
      </w:r>
      <w:r w:rsidRPr="00ED0726">
        <w:rPr>
          <w:rFonts w:ascii="Times New Roman" w:eastAsia="Times New Roman" w:hAnsi="Times New Roman" w:cs="Times New Roman"/>
          <w:sz w:val="24"/>
          <w:szCs w:val="24"/>
          <w:lang w:eastAsia="es-CO"/>
        </w:rPr>
        <w:t>y</w:t>
      </w:r>
      <w:r>
        <w:rPr>
          <w:rFonts w:ascii="Times New Roman" w:eastAsia="Times New Roman" w:hAnsi="Times New Roman" w:cs="Times New Roman"/>
          <w:sz w:val="24"/>
          <w:szCs w:val="24"/>
          <w:lang w:eastAsia="es-CO"/>
        </w:rPr>
        <w:t xml:space="preserve"> el </w:t>
      </w:r>
      <w:r w:rsidRPr="00ED0726">
        <w:rPr>
          <w:rFonts w:ascii="Times New Roman" w:eastAsia="Times New Roman" w:hAnsi="Times New Roman" w:cs="Times New Roman"/>
          <w:b/>
          <w:bCs/>
          <w:sz w:val="24"/>
          <w:szCs w:val="24"/>
          <w:lang w:eastAsia="es-CO"/>
        </w:rPr>
        <w:t>nombre de la variable</w:t>
      </w:r>
      <w:r>
        <w:rPr>
          <w:rFonts w:ascii="Times New Roman" w:eastAsia="Times New Roman" w:hAnsi="Times New Roman" w:cs="Times New Roman"/>
          <w:sz w:val="24"/>
          <w:szCs w:val="24"/>
          <w:lang w:eastAsia="es-CO"/>
        </w:rPr>
        <w:t xml:space="preserve"> que se uso dentro de la función o método.</w:t>
      </w:r>
    </w:p>
    <w:p w:rsidR="005501AE" w:rsidRDefault="005501AE" w:rsidP="005501AE">
      <w:r>
        <w:rPr>
          <w:noProof/>
        </w:rPr>
        <w:drawing>
          <wp:inline distT="0" distB="0" distL="0" distR="0" wp14:anchorId="02D1F834" wp14:editId="4C2B8DC0">
            <wp:extent cx="6858000" cy="15265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1526540"/>
                    </a:xfrm>
                    <a:prstGeom prst="rect">
                      <a:avLst/>
                    </a:prstGeom>
                  </pic:spPr>
                </pic:pic>
              </a:graphicData>
            </a:graphic>
          </wp:inline>
        </w:drawing>
      </w:r>
    </w:p>
    <w:p w:rsidR="005501AE" w:rsidRDefault="005501AE" w:rsidP="005501AE">
      <w:pPr>
        <w:jc w:val="center"/>
      </w:pPr>
      <w:r>
        <w:t>Para llamar el método quedaría de la siguiente forma.</w:t>
      </w:r>
    </w:p>
    <w:p w:rsidR="005501AE" w:rsidRDefault="005501AE" w:rsidP="005501AE">
      <w:pPr>
        <w:jc w:val="center"/>
      </w:pPr>
      <w:r>
        <w:rPr>
          <w:noProof/>
        </w:rPr>
        <w:drawing>
          <wp:inline distT="0" distB="0" distL="0" distR="0" wp14:anchorId="3DE9D4B2" wp14:editId="4E918841">
            <wp:extent cx="5953125" cy="48577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53125" cy="485775"/>
                    </a:xfrm>
                    <a:prstGeom prst="rect">
                      <a:avLst/>
                    </a:prstGeom>
                  </pic:spPr>
                </pic:pic>
              </a:graphicData>
            </a:graphic>
          </wp:inline>
        </w:drawing>
      </w:r>
    </w:p>
    <w:p w:rsidR="005501AE" w:rsidRDefault="005501AE" w:rsidP="005501AE">
      <w:pPr>
        <w:pStyle w:val="Prrafodelista"/>
        <w:rPr>
          <w:rFonts w:ascii="Times New Roman" w:hAnsi="Times New Roman" w:cs="Times New Roman"/>
          <w:b/>
          <w:bCs/>
          <w:sz w:val="44"/>
          <w:szCs w:val="44"/>
        </w:rPr>
      </w:pPr>
    </w:p>
    <w:p w:rsidR="005501AE" w:rsidRDefault="005501AE" w:rsidP="005501AE">
      <w:pPr>
        <w:pStyle w:val="Prrafodelista"/>
        <w:numPr>
          <w:ilvl w:val="0"/>
          <w:numId w:val="9"/>
        </w:numPr>
        <w:rPr>
          <w:rFonts w:ascii="Times New Roman" w:hAnsi="Times New Roman" w:cs="Times New Roman"/>
          <w:b/>
          <w:bCs/>
          <w:sz w:val="44"/>
          <w:szCs w:val="44"/>
        </w:rPr>
      </w:pPr>
      <w:r w:rsidRPr="006E5181">
        <w:rPr>
          <w:rFonts w:ascii="Times New Roman" w:hAnsi="Times New Roman" w:cs="Times New Roman"/>
          <w:b/>
          <w:bCs/>
          <w:sz w:val="44"/>
          <w:szCs w:val="44"/>
        </w:rPr>
        <w:t>Sobrecarga de Métodos</w:t>
      </w:r>
    </w:p>
    <w:p w:rsidR="005501AE" w:rsidRDefault="005501AE" w:rsidP="005501AE">
      <w:pPr>
        <w:pStyle w:val="Prrafodelista"/>
      </w:pPr>
      <w:r>
        <w:t>Sin embargo al crear un método del que no siempre podría ser necesario este parámetro de salida es necesario realizar la sobrecarga del método que es la creación del mismo sin que me pida el parámetro de salida obligatoriamente.</w:t>
      </w:r>
    </w:p>
    <w:p w:rsidR="005501AE" w:rsidRDefault="005501AE" w:rsidP="005501AE">
      <w:pPr>
        <w:pStyle w:val="Prrafodelista"/>
      </w:pPr>
      <w:r>
        <w:t xml:space="preserve">Para ello creo el mismo método sin el parámetro de salida y en </w:t>
      </w:r>
      <w:r w:rsidRPr="002F6BEB">
        <w:rPr>
          <w:b/>
          <w:bCs/>
          <w:i/>
          <w:iCs/>
        </w:rPr>
        <w:t>return</w:t>
      </w:r>
      <w:r>
        <w:rPr>
          <w:b/>
          <w:bCs/>
          <w:i/>
          <w:iCs/>
        </w:rPr>
        <w:t xml:space="preserve"> </w:t>
      </w:r>
      <w:r>
        <w:t xml:space="preserve">invoco el método que me pide el parámetro de salida pero le envió una variable </w:t>
      </w:r>
      <w:r w:rsidRPr="002F6BEB">
        <w:rPr>
          <w:b/>
          <w:bCs/>
        </w:rPr>
        <w:t>dummy</w:t>
      </w:r>
      <w:r>
        <w:t>.  Quedaría de la siguiente manera:</w:t>
      </w:r>
    </w:p>
    <w:p w:rsidR="005501AE" w:rsidRDefault="005501AE" w:rsidP="005501AE">
      <w:pPr>
        <w:pStyle w:val="Prrafodelista"/>
      </w:pPr>
    </w:p>
    <w:p w:rsidR="005501AE" w:rsidRDefault="005501AE" w:rsidP="005501AE">
      <w:pPr>
        <w:pStyle w:val="Prrafodelista"/>
      </w:pPr>
      <w:r>
        <w:rPr>
          <w:noProof/>
        </w:rPr>
        <w:drawing>
          <wp:inline distT="0" distB="0" distL="0" distR="0" wp14:anchorId="40250C6A" wp14:editId="685A2070">
            <wp:extent cx="6858000" cy="265049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2650490"/>
                    </a:xfrm>
                    <a:prstGeom prst="rect">
                      <a:avLst/>
                    </a:prstGeom>
                  </pic:spPr>
                </pic:pic>
              </a:graphicData>
            </a:graphic>
          </wp:inline>
        </w:drawing>
      </w:r>
    </w:p>
    <w:p w:rsidR="005501AE" w:rsidRDefault="005501AE" w:rsidP="005501AE">
      <w:pPr>
        <w:pStyle w:val="Prrafodelista"/>
      </w:pPr>
    </w:p>
    <w:p w:rsidR="00AF4B20" w:rsidRDefault="00AF4B20" w:rsidP="00AF4B20">
      <w:pPr>
        <w:rPr>
          <w:rFonts w:ascii="Times New Roman" w:hAnsi="Times New Roman" w:cs="Times New Roman"/>
          <w:b/>
          <w:bCs/>
          <w:sz w:val="44"/>
          <w:szCs w:val="44"/>
        </w:rPr>
      </w:pPr>
    </w:p>
    <w:p w:rsidR="00AF4B20" w:rsidRDefault="00AF4B20" w:rsidP="00AF4B20">
      <w:pPr>
        <w:rPr>
          <w:rFonts w:ascii="Times New Roman" w:hAnsi="Times New Roman" w:cs="Times New Roman"/>
          <w:b/>
          <w:bCs/>
          <w:sz w:val="44"/>
          <w:szCs w:val="44"/>
        </w:rPr>
      </w:pPr>
    </w:p>
    <w:p w:rsidR="00057E90" w:rsidRDefault="00AF4B20" w:rsidP="00AF4B20">
      <w:pPr>
        <w:rPr>
          <w:rFonts w:ascii="Times New Roman" w:hAnsi="Times New Roman" w:cs="Times New Roman"/>
          <w:b/>
          <w:bCs/>
          <w:sz w:val="44"/>
          <w:szCs w:val="44"/>
        </w:rPr>
      </w:pPr>
      <w:r>
        <w:rPr>
          <w:rFonts w:ascii="Times New Roman" w:hAnsi="Times New Roman" w:cs="Times New Roman"/>
          <w:b/>
          <w:bCs/>
          <w:sz w:val="44"/>
          <w:szCs w:val="44"/>
        </w:rPr>
        <w:t>Finally en los Try Catch.</w:t>
      </w:r>
    </w:p>
    <w:p w:rsidR="00AF4B20" w:rsidRPr="006E5181" w:rsidRDefault="00AF4B20" w:rsidP="00AF4B20">
      <w:r>
        <w:rPr>
          <w:noProof/>
        </w:rPr>
        <w:drawing>
          <wp:inline distT="0" distB="0" distL="0" distR="0" wp14:anchorId="132DB46F" wp14:editId="61A18F5A">
            <wp:extent cx="6858000" cy="174307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58000" cy="1743075"/>
                    </a:xfrm>
                    <a:prstGeom prst="rect">
                      <a:avLst/>
                    </a:prstGeom>
                  </pic:spPr>
                </pic:pic>
              </a:graphicData>
            </a:graphic>
          </wp:inline>
        </w:drawing>
      </w:r>
    </w:p>
    <w:p w:rsidR="00300B51" w:rsidRPr="004F6145" w:rsidRDefault="00300B51" w:rsidP="004F6145"/>
    <w:sectPr w:rsidR="00300B51" w:rsidRPr="004F6145" w:rsidSect="005A109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 JULIAN">
    <w:panose1 w:val="02000000000000000000"/>
    <w:charset w:val="00"/>
    <w:family w:val="auto"/>
    <w:pitch w:val="variable"/>
    <w:sig w:usb0="8000002F" w:usb1="0000000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F2E1F"/>
    <w:multiLevelType w:val="hybridMultilevel"/>
    <w:tmpl w:val="D876D22E"/>
    <w:lvl w:ilvl="0" w:tplc="1B446584">
      <w:start w:val="3"/>
      <w:numFmt w:val="bullet"/>
      <w:lvlText w:val="-"/>
      <w:lvlJc w:val="left"/>
      <w:pPr>
        <w:ind w:left="435" w:hanging="360"/>
      </w:pPr>
      <w:rPr>
        <w:rFonts w:ascii="Calibri" w:eastAsiaTheme="minorHAnsi" w:hAnsi="Calibri" w:cs="Calibri" w:hint="default"/>
      </w:rPr>
    </w:lvl>
    <w:lvl w:ilvl="1" w:tplc="240A0003" w:tentative="1">
      <w:start w:val="1"/>
      <w:numFmt w:val="bullet"/>
      <w:lvlText w:val="o"/>
      <w:lvlJc w:val="left"/>
      <w:pPr>
        <w:ind w:left="1155" w:hanging="360"/>
      </w:pPr>
      <w:rPr>
        <w:rFonts w:ascii="Courier New" w:hAnsi="Courier New" w:cs="Courier New" w:hint="default"/>
      </w:rPr>
    </w:lvl>
    <w:lvl w:ilvl="2" w:tplc="240A0005" w:tentative="1">
      <w:start w:val="1"/>
      <w:numFmt w:val="bullet"/>
      <w:lvlText w:val=""/>
      <w:lvlJc w:val="left"/>
      <w:pPr>
        <w:ind w:left="1875" w:hanging="360"/>
      </w:pPr>
      <w:rPr>
        <w:rFonts w:ascii="Wingdings" w:hAnsi="Wingdings" w:hint="default"/>
      </w:rPr>
    </w:lvl>
    <w:lvl w:ilvl="3" w:tplc="240A0001" w:tentative="1">
      <w:start w:val="1"/>
      <w:numFmt w:val="bullet"/>
      <w:lvlText w:val=""/>
      <w:lvlJc w:val="left"/>
      <w:pPr>
        <w:ind w:left="2595" w:hanging="360"/>
      </w:pPr>
      <w:rPr>
        <w:rFonts w:ascii="Symbol" w:hAnsi="Symbol" w:hint="default"/>
      </w:rPr>
    </w:lvl>
    <w:lvl w:ilvl="4" w:tplc="240A0003" w:tentative="1">
      <w:start w:val="1"/>
      <w:numFmt w:val="bullet"/>
      <w:lvlText w:val="o"/>
      <w:lvlJc w:val="left"/>
      <w:pPr>
        <w:ind w:left="3315" w:hanging="360"/>
      </w:pPr>
      <w:rPr>
        <w:rFonts w:ascii="Courier New" w:hAnsi="Courier New" w:cs="Courier New" w:hint="default"/>
      </w:rPr>
    </w:lvl>
    <w:lvl w:ilvl="5" w:tplc="240A0005" w:tentative="1">
      <w:start w:val="1"/>
      <w:numFmt w:val="bullet"/>
      <w:lvlText w:val=""/>
      <w:lvlJc w:val="left"/>
      <w:pPr>
        <w:ind w:left="4035" w:hanging="360"/>
      </w:pPr>
      <w:rPr>
        <w:rFonts w:ascii="Wingdings" w:hAnsi="Wingdings" w:hint="default"/>
      </w:rPr>
    </w:lvl>
    <w:lvl w:ilvl="6" w:tplc="240A0001" w:tentative="1">
      <w:start w:val="1"/>
      <w:numFmt w:val="bullet"/>
      <w:lvlText w:val=""/>
      <w:lvlJc w:val="left"/>
      <w:pPr>
        <w:ind w:left="4755" w:hanging="360"/>
      </w:pPr>
      <w:rPr>
        <w:rFonts w:ascii="Symbol" w:hAnsi="Symbol" w:hint="default"/>
      </w:rPr>
    </w:lvl>
    <w:lvl w:ilvl="7" w:tplc="240A0003" w:tentative="1">
      <w:start w:val="1"/>
      <w:numFmt w:val="bullet"/>
      <w:lvlText w:val="o"/>
      <w:lvlJc w:val="left"/>
      <w:pPr>
        <w:ind w:left="5475" w:hanging="360"/>
      </w:pPr>
      <w:rPr>
        <w:rFonts w:ascii="Courier New" w:hAnsi="Courier New" w:cs="Courier New" w:hint="default"/>
      </w:rPr>
    </w:lvl>
    <w:lvl w:ilvl="8" w:tplc="240A0005" w:tentative="1">
      <w:start w:val="1"/>
      <w:numFmt w:val="bullet"/>
      <w:lvlText w:val=""/>
      <w:lvlJc w:val="left"/>
      <w:pPr>
        <w:ind w:left="6195" w:hanging="360"/>
      </w:pPr>
      <w:rPr>
        <w:rFonts w:ascii="Wingdings" w:hAnsi="Wingdings" w:hint="default"/>
      </w:rPr>
    </w:lvl>
  </w:abstractNum>
  <w:abstractNum w:abstractNumId="1" w15:restartNumberingAfterBreak="0">
    <w:nsid w:val="3ED248B6"/>
    <w:multiLevelType w:val="hybridMultilevel"/>
    <w:tmpl w:val="75F838A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417F5E7D"/>
    <w:multiLevelType w:val="multilevel"/>
    <w:tmpl w:val="4ADC2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144F0A"/>
    <w:multiLevelType w:val="multilevel"/>
    <w:tmpl w:val="CD9E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BF22C4"/>
    <w:multiLevelType w:val="multilevel"/>
    <w:tmpl w:val="D25C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73291E"/>
    <w:multiLevelType w:val="hybridMultilevel"/>
    <w:tmpl w:val="5540CEF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548C5110"/>
    <w:multiLevelType w:val="hybridMultilevel"/>
    <w:tmpl w:val="42D435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8535DD8"/>
    <w:multiLevelType w:val="hybridMultilevel"/>
    <w:tmpl w:val="C2C4925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8" w15:restartNumberingAfterBreak="0">
    <w:nsid w:val="7AE565D4"/>
    <w:multiLevelType w:val="hybridMultilevel"/>
    <w:tmpl w:val="90D0E2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6"/>
  </w:num>
  <w:num w:numId="5">
    <w:abstractNumId w:val="5"/>
  </w:num>
  <w:num w:numId="6">
    <w:abstractNumId w:val="7"/>
  </w:num>
  <w:num w:numId="7">
    <w:abstractNumId w:val="0"/>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395"/>
    <w:rsid w:val="00021912"/>
    <w:rsid w:val="000415D7"/>
    <w:rsid w:val="00057E90"/>
    <w:rsid w:val="000602B3"/>
    <w:rsid w:val="000C01A2"/>
    <w:rsid w:val="00127D1D"/>
    <w:rsid w:val="00147CB4"/>
    <w:rsid w:val="00172F16"/>
    <w:rsid w:val="00194FD9"/>
    <w:rsid w:val="00201704"/>
    <w:rsid w:val="00216915"/>
    <w:rsid w:val="00253C10"/>
    <w:rsid w:val="00255CD6"/>
    <w:rsid w:val="002A1F67"/>
    <w:rsid w:val="002A263C"/>
    <w:rsid w:val="002A5715"/>
    <w:rsid w:val="002E2A24"/>
    <w:rsid w:val="002F7E21"/>
    <w:rsid w:val="00300B51"/>
    <w:rsid w:val="00366E4B"/>
    <w:rsid w:val="00383629"/>
    <w:rsid w:val="003859E3"/>
    <w:rsid w:val="003A73DA"/>
    <w:rsid w:val="003B5E48"/>
    <w:rsid w:val="003B6759"/>
    <w:rsid w:val="0040621A"/>
    <w:rsid w:val="00417B97"/>
    <w:rsid w:val="00430520"/>
    <w:rsid w:val="00452AE4"/>
    <w:rsid w:val="00486EDA"/>
    <w:rsid w:val="004A19C4"/>
    <w:rsid w:val="004C542D"/>
    <w:rsid w:val="004F6145"/>
    <w:rsid w:val="005437AA"/>
    <w:rsid w:val="005501AE"/>
    <w:rsid w:val="00554A12"/>
    <w:rsid w:val="005554BA"/>
    <w:rsid w:val="00585733"/>
    <w:rsid w:val="005A109A"/>
    <w:rsid w:val="00640CDE"/>
    <w:rsid w:val="006803C8"/>
    <w:rsid w:val="00682DC1"/>
    <w:rsid w:val="006B001E"/>
    <w:rsid w:val="006C1CF2"/>
    <w:rsid w:val="0070421B"/>
    <w:rsid w:val="00710223"/>
    <w:rsid w:val="00734CE3"/>
    <w:rsid w:val="00751E60"/>
    <w:rsid w:val="007914A3"/>
    <w:rsid w:val="007C6AEE"/>
    <w:rsid w:val="00820445"/>
    <w:rsid w:val="00842B01"/>
    <w:rsid w:val="00842B4E"/>
    <w:rsid w:val="00856A80"/>
    <w:rsid w:val="008870F7"/>
    <w:rsid w:val="00895F3E"/>
    <w:rsid w:val="008B1182"/>
    <w:rsid w:val="008B29CE"/>
    <w:rsid w:val="00915EDB"/>
    <w:rsid w:val="00920EB4"/>
    <w:rsid w:val="00937F6D"/>
    <w:rsid w:val="00943C34"/>
    <w:rsid w:val="009656C8"/>
    <w:rsid w:val="009877A7"/>
    <w:rsid w:val="009A528B"/>
    <w:rsid w:val="00A15A1F"/>
    <w:rsid w:val="00A26B32"/>
    <w:rsid w:val="00AF4B20"/>
    <w:rsid w:val="00B01612"/>
    <w:rsid w:val="00B06D59"/>
    <w:rsid w:val="00B31923"/>
    <w:rsid w:val="00B665A2"/>
    <w:rsid w:val="00B6782D"/>
    <w:rsid w:val="00B7733D"/>
    <w:rsid w:val="00B81395"/>
    <w:rsid w:val="00B85709"/>
    <w:rsid w:val="00B85DAE"/>
    <w:rsid w:val="00B930B3"/>
    <w:rsid w:val="00BC3551"/>
    <w:rsid w:val="00BD7758"/>
    <w:rsid w:val="00C4106C"/>
    <w:rsid w:val="00C478A9"/>
    <w:rsid w:val="00C507F8"/>
    <w:rsid w:val="00C54E91"/>
    <w:rsid w:val="00C6759F"/>
    <w:rsid w:val="00C823D5"/>
    <w:rsid w:val="00CA4C78"/>
    <w:rsid w:val="00CF53D9"/>
    <w:rsid w:val="00D03F35"/>
    <w:rsid w:val="00D75C49"/>
    <w:rsid w:val="00D9277A"/>
    <w:rsid w:val="00DC256A"/>
    <w:rsid w:val="00E47328"/>
    <w:rsid w:val="00E81D63"/>
    <w:rsid w:val="00E85A28"/>
    <w:rsid w:val="00E91CA7"/>
    <w:rsid w:val="00EB48E8"/>
    <w:rsid w:val="00EB5549"/>
    <w:rsid w:val="00EC4675"/>
    <w:rsid w:val="00ED2DF3"/>
    <w:rsid w:val="00EF01CF"/>
    <w:rsid w:val="00F052D5"/>
    <w:rsid w:val="00F455E6"/>
    <w:rsid w:val="00F8144E"/>
    <w:rsid w:val="00F84487"/>
    <w:rsid w:val="00FA6A61"/>
    <w:rsid w:val="00FF54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86433"/>
  <w15:chartTrackingRefBased/>
  <w15:docId w15:val="{4C26E555-E38F-49D3-B6D6-6EFB237E6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1AE"/>
  </w:style>
  <w:style w:type="paragraph" w:styleId="Ttulo1">
    <w:name w:val="heading 1"/>
    <w:basedOn w:val="Normal"/>
    <w:link w:val="Ttulo1Car"/>
    <w:uiPriority w:val="9"/>
    <w:qFormat/>
    <w:rsid w:val="002E2A2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B8139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B81395"/>
    <w:rPr>
      <w:b/>
      <w:bCs/>
    </w:rPr>
  </w:style>
  <w:style w:type="character" w:styleId="CdigoHTML">
    <w:name w:val="HTML Code"/>
    <w:basedOn w:val="Fuentedeprrafopredeter"/>
    <w:uiPriority w:val="99"/>
    <w:semiHidden/>
    <w:unhideWhenUsed/>
    <w:rsid w:val="00B81395"/>
    <w:rPr>
      <w:rFonts w:ascii="Courier New" w:eastAsia="Times New Roman" w:hAnsi="Courier New" w:cs="Courier New"/>
      <w:sz w:val="20"/>
      <w:szCs w:val="20"/>
    </w:rPr>
  </w:style>
  <w:style w:type="character" w:styleId="nfasis">
    <w:name w:val="Emphasis"/>
    <w:basedOn w:val="Fuentedeprrafopredeter"/>
    <w:uiPriority w:val="20"/>
    <w:qFormat/>
    <w:rsid w:val="00B81395"/>
    <w:rPr>
      <w:i/>
      <w:iCs/>
    </w:rPr>
  </w:style>
  <w:style w:type="character" w:customStyle="1" w:styleId="Ttulo1Car">
    <w:name w:val="Título 1 Car"/>
    <w:basedOn w:val="Fuentedeprrafopredeter"/>
    <w:link w:val="Ttulo1"/>
    <w:uiPriority w:val="9"/>
    <w:rsid w:val="002E2A24"/>
    <w:rPr>
      <w:rFonts w:ascii="Times New Roman" w:eastAsia="Times New Roman" w:hAnsi="Times New Roman" w:cs="Times New Roman"/>
      <w:b/>
      <w:bCs/>
      <w:kern w:val="36"/>
      <w:sz w:val="48"/>
      <w:szCs w:val="48"/>
      <w:lang w:eastAsia="es-CO"/>
    </w:rPr>
  </w:style>
  <w:style w:type="paragraph" w:styleId="Prrafodelista">
    <w:name w:val="List Paragraph"/>
    <w:basedOn w:val="Normal"/>
    <w:uiPriority w:val="34"/>
    <w:qFormat/>
    <w:rsid w:val="002E2A24"/>
    <w:pPr>
      <w:ind w:left="720"/>
      <w:contextualSpacing/>
    </w:pPr>
  </w:style>
  <w:style w:type="paragraph" w:styleId="HTMLconformatoprevio">
    <w:name w:val="HTML Preformatted"/>
    <w:basedOn w:val="Normal"/>
    <w:link w:val="HTMLconformatoprevioCar"/>
    <w:uiPriority w:val="99"/>
    <w:semiHidden/>
    <w:unhideWhenUsed/>
    <w:rsid w:val="005501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5501AE"/>
    <w:rPr>
      <w:rFonts w:ascii="Courier New" w:eastAsia="Times New Roman" w:hAnsi="Courier New" w:cs="Courier New"/>
      <w:sz w:val="20"/>
      <w:szCs w:val="20"/>
      <w:lang w:eastAsia="es-CO"/>
    </w:rPr>
  </w:style>
  <w:style w:type="character" w:customStyle="1" w:styleId="hljs-keyword">
    <w:name w:val="hljs-keyword"/>
    <w:basedOn w:val="Fuentedeprrafopredeter"/>
    <w:rsid w:val="005501AE"/>
  </w:style>
  <w:style w:type="character" w:customStyle="1" w:styleId="hljs-builtin">
    <w:name w:val="hljs-built_in"/>
    <w:basedOn w:val="Fuentedeprrafopredeter"/>
    <w:rsid w:val="005501AE"/>
  </w:style>
  <w:style w:type="character" w:styleId="Hipervnculo">
    <w:name w:val="Hyperlink"/>
    <w:basedOn w:val="Fuentedeprrafopredeter"/>
    <w:uiPriority w:val="99"/>
    <w:unhideWhenUsed/>
    <w:rsid w:val="00EC4675"/>
    <w:rPr>
      <w:color w:val="0563C1" w:themeColor="hyperlink"/>
      <w:u w:val="single"/>
    </w:rPr>
  </w:style>
  <w:style w:type="character" w:styleId="Mencinsinresolver">
    <w:name w:val="Unresolved Mention"/>
    <w:basedOn w:val="Fuentedeprrafopredeter"/>
    <w:uiPriority w:val="99"/>
    <w:semiHidden/>
    <w:unhideWhenUsed/>
    <w:rsid w:val="00EC46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44686">
      <w:bodyDiv w:val="1"/>
      <w:marLeft w:val="0"/>
      <w:marRight w:val="0"/>
      <w:marTop w:val="0"/>
      <w:marBottom w:val="0"/>
      <w:divBdr>
        <w:top w:val="none" w:sz="0" w:space="0" w:color="auto"/>
        <w:left w:val="none" w:sz="0" w:space="0" w:color="auto"/>
        <w:bottom w:val="none" w:sz="0" w:space="0" w:color="auto"/>
        <w:right w:val="none" w:sz="0" w:space="0" w:color="auto"/>
      </w:divBdr>
    </w:div>
    <w:div w:id="775640859">
      <w:bodyDiv w:val="1"/>
      <w:marLeft w:val="0"/>
      <w:marRight w:val="0"/>
      <w:marTop w:val="0"/>
      <w:marBottom w:val="0"/>
      <w:divBdr>
        <w:top w:val="none" w:sz="0" w:space="0" w:color="auto"/>
        <w:left w:val="none" w:sz="0" w:space="0" w:color="auto"/>
        <w:bottom w:val="none" w:sz="0" w:space="0" w:color="auto"/>
        <w:right w:val="none" w:sz="0" w:space="0" w:color="auto"/>
      </w:divBdr>
      <w:divsChild>
        <w:div w:id="1820801660">
          <w:marLeft w:val="0"/>
          <w:marRight w:val="0"/>
          <w:marTop w:val="0"/>
          <w:marBottom w:val="0"/>
          <w:divBdr>
            <w:top w:val="none" w:sz="0" w:space="0" w:color="auto"/>
            <w:left w:val="none" w:sz="0" w:space="0" w:color="auto"/>
            <w:bottom w:val="none" w:sz="0" w:space="0" w:color="auto"/>
            <w:right w:val="none" w:sz="0" w:space="0" w:color="auto"/>
          </w:divBdr>
        </w:div>
      </w:divsChild>
    </w:div>
    <w:div w:id="1149638497">
      <w:bodyDiv w:val="1"/>
      <w:marLeft w:val="0"/>
      <w:marRight w:val="0"/>
      <w:marTop w:val="0"/>
      <w:marBottom w:val="0"/>
      <w:divBdr>
        <w:top w:val="none" w:sz="0" w:space="0" w:color="auto"/>
        <w:left w:val="none" w:sz="0" w:space="0" w:color="auto"/>
        <w:bottom w:val="none" w:sz="0" w:space="0" w:color="auto"/>
        <w:right w:val="none" w:sz="0" w:space="0" w:color="auto"/>
      </w:divBdr>
    </w:div>
    <w:div w:id="116274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docs.microsoft.com/es-es/dotnet/csharp/programming-guide/concepts/linq/introduction-to-linq-queries" TargetMode="External"/><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4235</TotalTime>
  <Pages>33</Pages>
  <Words>2224</Words>
  <Characters>12236</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178</cp:revision>
  <dcterms:created xsi:type="dcterms:W3CDTF">2020-05-07T06:00:00Z</dcterms:created>
  <dcterms:modified xsi:type="dcterms:W3CDTF">2020-09-29T23:08:00Z</dcterms:modified>
</cp:coreProperties>
</file>